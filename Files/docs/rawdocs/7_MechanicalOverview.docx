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DB2F7" w14:textId="77777777" w:rsidR="00994D3D" w:rsidRPr="001F72BE" w:rsidRDefault="00994D3D">
      <w:pPr>
        <w:spacing w:after="0" w:line="240" w:lineRule="auto"/>
        <w:jc w:val="center"/>
        <w:rPr>
          <w:rFonts w:ascii="Times New Roman" w:eastAsia="Times New Roman" w:hAnsi="Times New Roman" w:cs="Times New Roman"/>
          <w:b/>
          <w:sz w:val="28"/>
          <w:szCs w:val="28"/>
          <w:rPrChange w:id="0" w:author="Rubio, Matthew E" w:date="2017-02-12T14:49:00Z">
            <w:rPr>
              <w:rFonts w:ascii="Times New Roman" w:eastAsia="Times New Roman" w:hAnsi="Times New Roman" w:cs="Times New Roman"/>
              <w:sz w:val="24"/>
              <w:szCs w:val="24"/>
            </w:rPr>
          </w:rPrChange>
        </w:rPr>
        <w:pPrChange w:id="1" w:author="Rubio, Matthew E" w:date="2017-02-12T14:49:00Z">
          <w:pPr>
            <w:spacing w:after="0" w:line="240" w:lineRule="auto"/>
          </w:pPr>
        </w:pPrChange>
      </w:pPr>
      <w:commentRangeStart w:id="2"/>
      <w:r w:rsidRPr="001F72BE">
        <w:rPr>
          <w:rFonts w:ascii="Times New Roman" w:eastAsia="Times New Roman" w:hAnsi="Times New Roman" w:cs="Times New Roman"/>
          <w:b/>
          <w:color w:val="000000"/>
          <w:sz w:val="28"/>
          <w:szCs w:val="28"/>
          <w:rPrChange w:id="3" w:author="Rubio, Matthew E" w:date="2017-02-12T14:49:00Z">
            <w:rPr>
              <w:rFonts w:ascii="Times New Roman" w:eastAsia="Times New Roman" w:hAnsi="Times New Roman" w:cs="Times New Roman"/>
              <w:color w:val="000000"/>
            </w:rPr>
          </w:rPrChange>
        </w:rPr>
        <w:t>Mechanical Overview</w:t>
      </w:r>
    </w:p>
    <w:p w14:paraId="2DC792BC" w14:textId="77777777" w:rsidR="00994D3D" w:rsidRPr="001F72BE" w:rsidRDefault="00994D3D" w:rsidP="00994D3D">
      <w:pPr>
        <w:spacing w:after="0" w:line="240" w:lineRule="auto"/>
        <w:rPr>
          <w:rFonts w:ascii="Times New Roman" w:eastAsia="Times New Roman" w:hAnsi="Times New Roman" w:cs="Times New Roman"/>
          <w:b/>
          <w:color w:val="000000"/>
          <w:sz w:val="24"/>
          <w:szCs w:val="24"/>
          <w:rPrChange w:id="4" w:author="Rubio, Matthew E" w:date="2017-02-12T14:49:00Z">
            <w:rPr>
              <w:rFonts w:ascii="Times New Roman" w:eastAsia="Times New Roman" w:hAnsi="Times New Roman" w:cs="Times New Roman"/>
              <w:color w:val="000000"/>
              <w:sz w:val="24"/>
              <w:szCs w:val="24"/>
            </w:rPr>
          </w:rPrChange>
        </w:rPr>
      </w:pPr>
      <w:r w:rsidRPr="001F72BE">
        <w:rPr>
          <w:rFonts w:ascii="Times New Roman" w:eastAsia="Times New Roman" w:hAnsi="Times New Roman" w:cs="Times New Roman"/>
          <w:b/>
          <w:color w:val="000000"/>
          <w:sz w:val="24"/>
          <w:szCs w:val="24"/>
          <w:rPrChange w:id="5" w:author="Rubio, Matthew E" w:date="2017-02-12T14:49:00Z">
            <w:rPr>
              <w:rFonts w:ascii="Times New Roman" w:eastAsia="Times New Roman" w:hAnsi="Times New Roman" w:cs="Times New Roman"/>
              <w:color w:val="000000"/>
              <w:sz w:val="24"/>
              <w:szCs w:val="24"/>
            </w:rPr>
          </w:rPrChange>
        </w:rPr>
        <w:t xml:space="preserve">Year: 2017 </w:t>
      </w:r>
      <w:r w:rsidRPr="001F72BE">
        <w:rPr>
          <w:rFonts w:ascii="Times New Roman" w:eastAsia="Times New Roman" w:hAnsi="Times New Roman" w:cs="Times New Roman"/>
          <w:b/>
          <w:color w:val="000000"/>
          <w:sz w:val="24"/>
          <w:szCs w:val="24"/>
          <w:rPrChange w:id="6" w:author="Rubio, Matthew E" w:date="2017-02-12T14:49:00Z">
            <w:rPr>
              <w:rFonts w:ascii="Times New Roman" w:eastAsia="Times New Roman" w:hAnsi="Times New Roman" w:cs="Times New Roman"/>
              <w:color w:val="000000"/>
              <w:sz w:val="24"/>
              <w:szCs w:val="24"/>
            </w:rPr>
          </w:rPrChange>
        </w:rPr>
        <w:tab/>
      </w:r>
      <w:r w:rsidRPr="001F72BE">
        <w:rPr>
          <w:rFonts w:ascii="Times New Roman" w:eastAsia="Times New Roman" w:hAnsi="Times New Roman" w:cs="Times New Roman"/>
          <w:b/>
          <w:color w:val="000000"/>
          <w:sz w:val="24"/>
          <w:szCs w:val="24"/>
          <w:rPrChange w:id="7" w:author="Rubio, Matthew E" w:date="2017-02-12T14:49:00Z">
            <w:rPr>
              <w:rFonts w:ascii="Times New Roman" w:eastAsia="Times New Roman" w:hAnsi="Times New Roman" w:cs="Times New Roman"/>
              <w:color w:val="000000"/>
              <w:sz w:val="24"/>
              <w:szCs w:val="24"/>
            </w:rPr>
          </w:rPrChange>
        </w:rPr>
        <w:tab/>
      </w:r>
      <w:r w:rsidRPr="001F72BE">
        <w:rPr>
          <w:rFonts w:ascii="Times New Roman" w:eastAsia="Times New Roman" w:hAnsi="Times New Roman" w:cs="Times New Roman"/>
          <w:b/>
          <w:color w:val="000000"/>
          <w:sz w:val="24"/>
          <w:szCs w:val="24"/>
          <w:rPrChange w:id="8" w:author="Rubio, Matthew E" w:date="2017-02-12T14:49:00Z">
            <w:rPr>
              <w:rFonts w:ascii="Times New Roman" w:eastAsia="Times New Roman" w:hAnsi="Times New Roman" w:cs="Times New Roman"/>
              <w:color w:val="000000"/>
              <w:sz w:val="24"/>
              <w:szCs w:val="24"/>
            </w:rPr>
          </w:rPrChange>
        </w:rPr>
        <w:tab/>
      </w:r>
      <w:r w:rsidRPr="001F72BE">
        <w:rPr>
          <w:rFonts w:ascii="Times New Roman" w:eastAsia="Times New Roman" w:hAnsi="Times New Roman" w:cs="Times New Roman"/>
          <w:b/>
          <w:color w:val="000000"/>
          <w:sz w:val="24"/>
          <w:szCs w:val="24"/>
          <w:rPrChange w:id="9" w:author="Rubio, Matthew E" w:date="2017-02-12T14:49:00Z">
            <w:rPr>
              <w:rFonts w:ascii="Times New Roman" w:eastAsia="Times New Roman" w:hAnsi="Times New Roman" w:cs="Times New Roman"/>
              <w:color w:val="000000"/>
              <w:sz w:val="24"/>
              <w:szCs w:val="24"/>
            </w:rPr>
          </w:rPrChange>
        </w:rPr>
        <w:tab/>
      </w:r>
      <w:r w:rsidRPr="001F72BE">
        <w:rPr>
          <w:rFonts w:ascii="Times New Roman" w:eastAsia="Times New Roman" w:hAnsi="Times New Roman" w:cs="Times New Roman"/>
          <w:b/>
          <w:color w:val="000000"/>
          <w:sz w:val="24"/>
          <w:szCs w:val="24"/>
          <w:rPrChange w:id="10" w:author="Rubio, Matthew E" w:date="2017-02-12T14:49:00Z">
            <w:rPr>
              <w:rFonts w:ascii="Times New Roman" w:eastAsia="Times New Roman" w:hAnsi="Times New Roman" w:cs="Times New Roman"/>
              <w:color w:val="000000"/>
              <w:sz w:val="24"/>
              <w:szCs w:val="24"/>
            </w:rPr>
          </w:rPrChange>
        </w:rPr>
        <w:tab/>
        <w:t>Semester: Spring  Team: 12</w:t>
      </w:r>
    </w:p>
    <w:p w14:paraId="5C550A71" w14:textId="77777777" w:rsidR="00994D3D" w:rsidRPr="001F72BE" w:rsidRDefault="00994D3D" w:rsidP="00994D3D">
      <w:pPr>
        <w:spacing w:after="0" w:line="240" w:lineRule="auto"/>
        <w:rPr>
          <w:rFonts w:ascii="Times New Roman" w:eastAsia="Times New Roman" w:hAnsi="Times New Roman" w:cs="Times New Roman"/>
          <w:b/>
          <w:sz w:val="24"/>
          <w:szCs w:val="24"/>
          <w:rPrChange w:id="11" w:author="Rubio, Matthew E" w:date="2017-02-12T14:49: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12" w:author="Rubio, Matthew E" w:date="2017-02-12T14:49:00Z">
            <w:rPr>
              <w:rFonts w:ascii="Times New Roman" w:eastAsia="Times New Roman" w:hAnsi="Times New Roman" w:cs="Times New Roman"/>
              <w:color w:val="000000"/>
              <w:sz w:val="24"/>
              <w:szCs w:val="24"/>
            </w:rPr>
          </w:rPrChange>
        </w:rPr>
        <w:t>Project: Guitutar</w:t>
      </w:r>
    </w:p>
    <w:p w14:paraId="457E6A37" w14:textId="77777777" w:rsidR="00994D3D" w:rsidRPr="001F72BE" w:rsidRDefault="00994D3D" w:rsidP="00994D3D">
      <w:pPr>
        <w:spacing w:after="0" w:line="240" w:lineRule="auto"/>
        <w:rPr>
          <w:rFonts w:ascii="Times New Roman" w:eastAsia="Times New Roman" w:hAnsi="Times New Roman" w:cs="Times New Roman"/>
          <w:b/>
          <w:sz w:val="24"/>
          <w:szCs w:val="24"/>
          <w:rPrChange w:id="13" w:author="Rubio, Matthew E" w:date="2017-02-12T14:49: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14" w:author="Rubio, Matthew E" w:date="2017-02-12T14:49:00Z">
            <w:rPr>
              <w:rFonts w:ascii="Times New Roman" w:eastAsia="Times New Roman" w:hAnsi="Times New Roman" w:cs="Times New Roman"/>
              <w:color w:val="000000"/>
              <w:sz w:val="24"/>
              <w:szCs w:val="24"/>
            </w:rPr>
          </w:rPrChange>
        </w:rPr>
        <w:t>Creation Date: 2/10/17</w:t>
      </w:r>
      <w:r w:rsidRPr="001F72BE">
        <w:rPr>
          <w:rFonts w:ascii="Times New Roman" w:eastAsia="Times New Roman" w:hAnsi="Times New Roman" w:cs="Times New Roman"/>
          <w:b/>
          <w:color w:val="000000"/>
          <w:sz w:val="24"/>
          <w:szCs w:val="24"/>
          <w:rPrChange w:id="15" w:author="Rubio, Matthew E" w:date="2017-02-12T14:49:00Z">
            <w:rPr>
              <w:rFonts w:ascii="Times New Roman" w:eastAsia="Times New Roman" w:hAnsi="Times New Roman" w:cs="Times New Roman"/>
              <w:color w:val="000000"/>
              <w:sz w:val="24"/>
              <w:szCs w:val="24"/>
            </w:rPr>
          </w:rPrChange>
        </w:rPr>
        <w:tab/>
      </w:r>
      <w:r w:rsidRPr="001F72BE">
        <w:rPr>
          <w:rFonts w:ascii="Times New Roman" w:eastAsia="Times New Roman" w:hAnsi="Times New Roman" w:cs="Times New Roman"/>
          <w:b/>
          <w:color w:val="000000"/>
          <w:sz w:val="24"/>
          <w:szCs w:val="24"/>
          <w:rPrChange w:id="16" w:author="Rubio, Matthew E" w:date="2017-02-12T14:49:00Z">
            <w:rPr>
              <w:rFonts w:ascii="Times New Roman" w:eastAsia="Times New Roman" w:hAnsi="Times New Roman" w:cs="Times New Roman"/>
              <w:color w:val="000000"/>
              <w:sz w:val="24"/>
              <w:szCs w:val="24"/>
            </w:rPr>
          </w:rPrChange>
        </w:rPr>
        <w:tab/>
        <w:t xml:space="preserve">         </w:t>
      </w:r>
      <w:r w:rsidRPr="001F72BE">
        <w:rPr>
          <w:rFonts w:ascii="Times New Roman" w:eastAsia="Times New Roman" w:hAnsi="Times New Roman" w:cs="Times New Roman"/>
          <w:b/>
          <w:color w:val="000000"/>
          <w:sz w:val="24"/>
          <w:szCs w:val="24"/>
          <w:rPrChange w:id="17" w:author="Rubio, Matthew E" w:date="2017-02-12T14:49:00Z">
            <w:rPr>
              <w:rFonts w:ascii="Times New Roman" w:eastAsia="Times New Roman" w:hAnsi="Times New Roman" w:cs="Times New Roman"/>
              <w:color w:val="000000"/>
              <w:sz w:val="24"/>
              <w:szCs w:val="24"/>
            </w:rPr>
          </w:rPrChange>
        </w:rPr>
        <w:tab/>
        <w:t>Last Modified: February 10, 2017</w:t>
      </w:r>
    </w:p>
    <w:p w14:paraId="1DBD9FAB" w14:textId="77777777" w:rsidR="00994D3D" w:rsidRPr="001F72BE" w:rsidRDefault="00994D3D" w:rsidP="00994D3D">
      <w:pPr>
        <w:spacing w:after="0" w:line="240" w:lineRule="auto"/>
        <w:rPr>
          <w:rFonts w:ascii="Times New Roman" w:eastAsia="Times New Roman" w:hAnsi="Times New Roman" w:cs="Times New Roman"/>
          <w:b/>
          <w:sz w:val="24"/>
          <w:szCs w:val="24"/>
          <w:rPrChange w:id="18" w:author="Rubio, Matthew E" w:date="2017-02-12T14:49: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19" w:author="Rubio, Matthew E" w:date="2017-02-12T14:49:00Z">
            <w:rPr>
              <w:rFonts w:ascii="Times New Roman" w:eastAsia="Times New Roman" w:hAnsi="Times New Roman" w:cs="Times New Roman"/>
              <w:color w:val="000000"/>
              <w:sz w:val="24"/>
              <w:szCs w:val="24"/>
            </w:rPr>
          </w:rPrChange>
        </w:rPr>
        <w:t>Author:  Jennifer Isaza</w:t>
      </w:r>
      <w:r w:rsidRPr="001F72BE">
        <w:rPr>
          <w:rFonts w:ascii="Times New Roman" w:eastAsia="Times New Roman" w:hAnsi="Times New Roman" w:cs="Times New Roman"/>
          <w:b/>
          <w:color w:val="000000"/>
          <w:sz w:val="24"/>
          <w:szCs w:val="24"/>
          <w:rPrChange w:id="20" w:author="Rubio, Matthew E" w:date="2017-02-12T14:49:00Z">
            <w:rPr>
              <w:rFonts w:ascii="Times New Roman" w:eastAsia="Times New Roman" w:hAnsi="Times New Roman" w:cs="Times New Roman"/>
              <w:color w:val="000000"/>
              <w:sz w:val="24"/>
              <w:szCs w:val="24"/>
            </w:rPr>
          </w:rPrChange>
        </w:rPr>
        <w:tab/>
      </w:r>
      <w:r w:rsidRPr="001F72BE">
        <w:rPr>
          <w:rFonts w:ascii="Times New Roman" w:eastAsia="Times New Roman" w:hAnsi="Times New Roman" w:cs="Times New Roman"/>
          <w:b/>
          <w:color w:val="000000"/>
          <w:sz w:val="24"/>
          <w:szCs w:val="24"/>
          <w:rPrChange w:id="21" w:author="Rubio, Matthew E" w:date="2017-02-12T14:49:00Z">
            <w:rPr>
              <w:rFonts w:ascii="Times New Roman" w:eastAsia="Times New Roman" w:hAnsi="Times New Roman" w:cs="Times New Roman"/>
              <w:color w:val="000000"/>
              <w:sz w:val="24"/>
              <w:szCs w:val="24"/>
            </w:rPr>
          </w:rPrChange>
        </w:rPr>
        <w:tab/>
        <w:t xml:space="preserve">        </w:t>
      </w:r>
      <w:r w:rsidRPr="001F72BE">
        <w:rPr>
          <w:rFonts w:ascii="Times New Roman" w:eastAsia="Times New Roman" w:hAnsi="Times New Roman" w:cs="Times New Roman"/>
          <w:b/>
          <w:color w:val="000000"/>
          <w:sz w:val="24"/>
          <w:szCs w:val="24"/>
          <w:rPrChange w:id="22" w:author="Rubio, Matthew E" w:date="2017-02-12T14:49:00Z">
            <w:rPr>
              <w:rFonts w:ascii="Times New Roman" w:eastAsia="Times New Roman" w:hAnsi="Times New Roman" w:cs="Times New Roman"/>
              <w:color w:val="000000"/>
              <w:sz w:val="24"/>
              <w:szCs w:val="24"/>
            </w:rPr>
          </w:rPrChange>
        </w:rPr>
        <w:tab/>
        <w:t>Email: jisaza@purdue.edu</w:t>
      </w:r>
    </w:p>
    <w:p w14:paraId="0EA314E0" w14:textId="77777777" w:rsidR="00994D3D" w:rsidRPr="001F72BE" w:rsidRDefault="00994D3D" w:rsidP="00994D3D">
      <w:pPr>
        <w:spacing w:after="0" w:line="240" w:lineRule="auto"/>
        <w:rPr>
          <w:rFonts w:ascii="Times New Roman" w:eastAsia="Times New Roman" w:hAnsi="Times New Roman" w:cs="Times New Roman"/>
          <w:b/>
          <w:sz w:val="24"/>
          <w:szCs w:val="24"/>
          <w:rPrChange w:id="23" w:author="Rubio, Matthew E" w:date="2017-02-12T14:49: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24" w:author="Rubio, Matthew E" w:date="2017-02-12T14:49:00Z">
            <w:rPr>
              <w:rFonts w:ascii="Times New Roman" w:eastAsia="Times New Roman" w:hAnsi="Times New Roman" w:cs="Times New Roman"/>
              <w:color w:val="000000"/>
              <w:sz w:val="24"/>
              <w:szCs w:val="24"/>
            </w:rPr>
          </w:rPrChange>
        </w:rPr>
        <w:t>Assignment Evaluation:</w:t>
      </w:r>
    </w:p>
    <w:tbl>
      <w:tblPr>
        <w:tblW w:w="9530" w:type="dxa"/>
        <w:tblCellMar>
          <w:top w:w="15" w:type="dxa"/>
          <w:left w:w="15" w:type="dxa"/>
          <w:bottom w:w="15" w:type="dxa"/>
          <w:right w:w="15" w:type="dxa"/>
        </w:tblCellMar>
        <w:tblLook w:val="04A0" w:firstRow="1" w:lastRow="0" w:firstColumn="1" w:lastColumn="0" w:noHBand="0" w:noVBand="1"/>
        <w:tblPrChange w:id="25" w:author="Rubio, Matthew E" w:date="2017-02-12T14:49:00Z">
          <w:tblPr>
            <w:tblW w:w="0" w:type="auto"/>
            <w:tblCellMar>
              <w:top w:w="15" w:type="dxa"/>
              <w:left w:w="15" w:type="dxa"/>
              <w:bottom w:w="15" w:type="dxa"/>
              <w:right w:w="15" w:type="dxa"/>
            </w:tblCellMar>
            <w:tblLook w:val="04A0" w:firstRow="1" w:lastRow="0" w:firstColumn="1" w:lastColumn="0" w:noHBand="0" w:noVBand="1"/>
          </w:tblPr>
        </w:tblPrChange>
      </w:tblPr>
      <w:tblGrid>
        <w:gridCol w:w="3509"/>
        <w:gridCol w:w="1321"/>
        <w:gridCol w:w="985"/>
        <w:gridCol w:w="887"/>
        <w:gridCol w:w="2828"/>
        <w:tblGridChange w:id="26">
          <w:tblGrid>
            <w:gridCol w:w="3509"/>
            <w:gridCol w:w="1321"/>
            <w:gridCol w:w="985"/>
            <w:gridCol w:w="887"/>
            <w:gridCol w:w="826"/>
          </w:tblGrid>
        </w:tblGridChange>
      </w:tblGrid>
      <w:tr w:rsidR="00994D3D" w:rsidRPr="00994D3D" w14:paraId="36BC49A3" w14:textId="77777777" w:rsidTr="001F72BE">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Change w:id="27" w:author="Rubio, Matthew E" w:date="2017-02-12T14:49:00Z">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
            </w:tcPrChange>
          </w:tcPr>
          <w:p w14:paraId="2164A03B"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A6A6A6"/>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Change w:id="28" w:author="Rubio, Matthew E" w:date="2017-02-12T14:49:00Z">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
            </w:tcPrChange>
          </w:tcPr>
          <w:p w14:paraId="2C63BC85"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A6A6A6"/>
              </w:rPr>
              <w:t>Score (0-5)</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Change w:id="29" w:author="Rubio, Matthew E" w:date="2017-02-12T14:49:00Z">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
            </w:tcPrChange>
          </w:tcPr>
          <w:p w14:paraId="0943FFEE"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A6A6A6"/>
              </w:rPr>
              <w:t>Weight</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Change w:id="30" w:author="Rubio, Matthew E" w:date="2017-02-12T14:49:00Z">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
            </w:tcPrChange>
          </w:tcPr>
          <w:p w14:paraId="10BDF720"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A6A6A6"/>
              </w:rPr>
              <w:t>Points</w:t>
            </w:r>
          </w:p>
        </w:tc>
        <w:tc>
          <w:tcPr>
            <w:tcW w:w="2828"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Change w:id="31" w:author="Rubio, Matthew E" w:date="2017-02-12T14:49:00Z">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bottom"/>
                <w:hideMark/>
              </w:tcPr>
            </w:tcPrChange>
          </w:tcPr>
          <w:p w14:paraId="62BE39CD"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A6A6A6"/>
              </w:rPr>
              <w:t>Notes</w:t>
            </w:r>
          </w:p>
        </w:tc>
      </w:tr>
      <w:tr w:rsidR="00994D3D" w:rsidRPr="00994D3D" w14:paraId="6F856D4B" w14:textId="77777777" w:rsidTr="001F72BE">
        <w:tc>
          <w:tcPr>
            <w:tcW w:w="9530" w:type="dxa"/>
            <w:gridSpan w:val="5"/>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vAlign w:val="bottom"/>
            <w:hideMark/>
            <w:tcPrChange w:id="32" w:author="Rubio, Matthew E" w:date="2017-02-12T14:49:00Z">
              <w:tcPr>
                <w:tcW w:w="0" w:type="auto"/>
                <w:gridSpan w:val="5"/>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vAlign w:val="bottom"/>
                <w:hideMark/>
              </w:tcPr>
            </w:tcPrChange>
          </w:tcPr>
          <w:p w14:paraId="7061B5B9"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FFC000"/>
              </w:rPr>
              <w:t>Assignment-Specific Items</w:t>
            </w:r>
          </w:p>
        </w:tc>
      </w:tr>
      <w:tr w:rsidR="00994D3D" w:rsidRPr="00994D3D" w14:paraId="1CE282EF"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3"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6CBED672"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Commercial Packaging Analysis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4"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035CB86"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5"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5ACDB41C"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6"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0838DAF"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7"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1DF418C" w14:textId="77777777" w:rsidR="00994D3D" w:rsidRPr="00994D3D" w:rsidRDefault="00994D3D" w:rsidP="00994D3D">
            <w:pPr>
              <w:spacing w:after="0" w:line="240" w:lineRule="auto"/>
              <w:rPr>
                <w:rFonts w:ascii="Times New Roman" w:eastAsia="Times New Roman" w:hAnsi="Times New Roman" w:cs="Times New Roman"/>
                <w:sz w:val="24"/>
                <w:szCs w:val="24"/>
              </w:rPr>
            </w:pPr>
          </w:p>
        </w:tc>
      </w:tr>
      <w:tr w:rsidR="00994D3D" w:rsidRPr="00994D3D" w14:paraId="0D5B7929"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8"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38C5D408"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Commercial Packaging Analysis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39"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1863FC25"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0"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4ECCC49F"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1"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09FF5E9"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2"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33A99F92" w14:textId="77777777" w:rsidR="00994D3D" w:rsidRPr="00994D3D" w:rsidRDefault="001D3E54" w:rsidP="00994D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 comments</w:t>
            </w:r>
          </w:p>
        </w:tc>
      </w:tr>
      <w:tr w:rsidR="00994D3D" w:rsidRPr="00994D3D" w14:paraId="37D2D990"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3"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0943DA90"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CAD Model Illustrations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4"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0B24706D"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5"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0FF9BC39"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6"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AB69A24"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7"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4A444333" w14:textId="77777777" w:rsidR="00994D3D" w:rsidRPr="00994D3D" w:rsidRDefault="001D3E54" w:rsidP="00994D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 dimensions</w:t>
            </w:r>
          </w:p>
        </w:tc>
      </w:tr>
      <w:tr w:rsidR="00994D3D" w:rsidRPr="00994D3D" w14:paraId="1B264714"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8"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EF14194"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Project Packaging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49"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86DA38D"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0"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12861CB"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1"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53C6F1B"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2"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1A7F27CB" w14:textId="77777777" w:rsidR="00994D3D" w:rsidRPr="00994D3D" w:rsidRDefault="00994D3D" w:rsidP="00994D3D">
            <w:pPr>
              <w:spacing w:after="0" w:line="240" w:lineRule="auto"/>
              <w:rPr>
                <w:rFonts w:ascii="Times New Roman" w:eastAsia="Times New Roman" w:hAnsi="Times New Roman" w:cs="Times New Roman"/>
                <w:sz w:val="24"/>
                <w:szCs w:val="24"/>
              </w:rPr>
            </w:pPr>
          </w:p>
        </w:tc>
      </w:tr>
      <w:tr w:rsidR="00994D3D" w:rsidRPr="00994D3D" w14:paraId="39141153"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3"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68183D0"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PCB Footprint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4"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51AA8938"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5"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165F0E33"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6"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57B080BC"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7"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9478DB5" w14:textId="77777777" w:rsidR="00994D3D" w:rsidRPr="00994D3D" w:rsidRDefault="00994D3D" w:rsidP="00994D3D">
            <w:pPr>
              <w:spacing w:after="0" w:line="240" w:lineRule="auto"/>
              <w:rPr>
                <w:rFonts w:ascii="Times New Roman" w:eastAsia="Times New Roman" w:hAnsi="Times New Roman" w:cs="Times New Roman"/>
                <w:sz w:val="24"/>
                <w:szCs w:val="24"/>
              </w:rPr>
            </w:pPr>
          </w:p>
        </w:tc>
      </w:tr>
      <w:tr w:rsidR="00994D3D" w:rsidRPr="00994D3D" w14:paraId="0552D6C4" w14:textId="77777777" w:rsidTr="001F72BE">
        <w:tc>
          <w:tcPr>
            <w:tcW w:w="9530" w:type="dxa"/>
            <w:gridSpan w:val="5"/>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vAlign w:val="bottom"/>
            <w:hideMark/>
            <w:tcPrChange w:id="58" w:author="Rubio, Matthew E" w:date="2017-02-12T14:49:00Z">
              <w:tcPr>
                <w:tcW w:w="0" w:type="auto"/>
                <w:gridSpan w:val="5"/>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vAlign w:val="bottom"/>
                <w:hideMark/>
              </w:tcPr>
            </w:tcPrChange>
          </w:tcPr>
          <w:p w14:paraId="51E97C4F"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FFC000"/>
              </w:rPr>
              <w:t>Writing-Specific Items</w:t>
            </w:r>
          </w:p>
        </w:tc>
      </w:tr>
      <w:tr w:rsidR="00994D3D" w:rsidRPr="00994D3D" w14:paraId="1C2B27A8"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59"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5605DE8A"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Spelling and Grammar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0"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3A373CF5"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1"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42A6143"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2"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18E23483"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3"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39055218" w14:textId="77777777" w:rsidR="00994D3D" w:rsidRPr="00994D3D" w:rsidRDefault="00994D3D" w:rsidP="00994D3D">
            <w:pPr>
              <w:spacing w:after="0" w:line="240" w:lineRule="auto"/>
              <w:rPr>
                <w:rFonts w:ascii="Times New Roman" w:eastAsia="Times New Roman" w:hAnsi="Times New Roman" w:cs="Times New Roman"/>
                <w:sz w:val="24"/>
                <w:szCs w:val="24"/>
              </w:rPr>
            </w:pPr>
          </w:p>
        </w:tc>
      </w:tr>
      <w:tr w:rsidR="00994D3D" w:rsidRPr="00994D3D" w14:paraId="53EDB71E"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4"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3E9D0FB4"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Formatting and Citations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5"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A7044A8" w14:textId="1E90E5A7" w:rsidR="00994D3D" w:rsidRPr="00994D3D" w:rsidRDefault="00A87C8D"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6"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3006B9D3"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7"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0D13907F" w14:textId="5185749D" w:rsidR="00994D3D" w:rsidRPr="00994D3D" w:rsidRDefault="00A87C8D"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8"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429B1E7F" w14:textId="5FB5E49B" w:rsidR="00994D3D" w:rsidRPr="00994D3D" w:rsidRDefault="001D3E54" w:rsidP="001D3E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Citations missing, indentation in 3.0</w:t>
            </w:r>
            <w:r w:rsidR="00A87C8D">
              <w:rPr>
                <w:rFonts w:ascii="Times New Roman" w:eastAsia="Times New Roman" w:hAnsi="Times New Roman" w:cs="Times New Roman"/>
                <w:sz w:val="24"/>
                <w:szCs w:val="24"/>
              </w:rPr>
              <w:t>, template changes</w:t>
            </w:r>
          </w:p>
        </w:tc>
      </w:tr>
      <w:tr w:rsidR="00994D3D" w:rsidRPr="00994D3D" w14:paraId="6E7236CC"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69"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6196D097"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Figures and Graphs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0"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1CD10C3"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1"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6308F5DC"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2"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69CCDDD9"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3"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7367C15E" w14:textId="77777777" w:rsidR="00994D3D" w:rsidRPr="00994D3D" w:rsidRDefault="001D3E54" w:rsidP="00994D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 and number all figures</w:t>
            </w:r>
          </w:p>
        </w:tc>
      </w:tr>
      <w:tr w:rsidR="00994D3D" w:rsidRPr="00994D3D" w14:paraId="1136CD6B" w14:textId="77777777" w:rsidTr="001F72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4"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EAD0F7F"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rPr>
              <w:t>Technical Writing Style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5"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40383774"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6"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47B43F72" w14:textId="77777777" w:rsidR="00994D3D" w:rsidRPr="00994D3D" w:rsidRDefault="00994D3D" w:rsidP="00994D3D">
            <w:pPr>
              <w:spacing w:after="0" w:line="240" w:lineRule="auto"/>
              <w:ind w:left="100"/>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rPr>
              <w:t>x3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7"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68F2DE3D" w14:textId="77777777" w:rsidR="00994D3D" w:rsidRPr="00994D3D" w:rsidRDefault="001D3E54"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78"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4844C498" w14:textId="77777777" w:rsidR="00994D3D" w:rsidRPr="00994D3D" w:rsidRDefault="00994D3D" w:rsidP="00994D3D">
            <w:pPr>
              <w:spacing w:after="0" w:line="240" w:lineRule="auto"/>
              <w:rPr>
                <w:rFonts w:ascii="Times New Roman" w:eastAsia="Times New Roman" w:hAnsi="Times New Roman" w:cs="Times New Roman"/>
                <w:sz w:val="24"/>
                <w:szCs w:val="24"/>
              </w:rPr>
            </w:pPr>
          </w:p>
        </w:tc>
      </w:tr>
      <w:tr w:rsidR="00994D3D" w:rsidRPr="00994D3D" w14:paraId="2B1E592E" w14:textId="77777777" w:rsidTr="001F72BE">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vAlign w:val="bottom"/>
            <w:hideMark/>
            <w:tcPrChange w:id="79" w:author="Rubio, Matthew E" w:date="2017-02-12T14:49:00Z">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vAlign w:val="bottom"/>
                <w:hideMark/>
              </w:tcPr>
            </w:tcPrChange>
          </w:tcPr>
          <w:p w14:paraId="7E733F4F" w14:textId="77777777" w:rsidR="00994D3D" w:rsidRPr="00994D3D" w:rsidRDefault="00994D3D" w:rsidP="00994D3D">
            <w:pPr>
              <w:spacing w:after="0" w:line="240" w:lineRule="auto"/>
              <w:ind w:left="100"/>
              <w:rPr>
                <w:rFonts w:ascii="Times New Roman" w:eastAsia="Times New Roman" w:hAnsi="Times New Roman" w:cs="Times New Roman"/>
                <w:sz w:val="24"/>
                <w:szCs w:val="24"/>
              </w:rPr>
            </w:pPr>
            <w:r w:rsidRPr="00994D3D">
              <w:rPr>
                <w:rFonts w:ascii="Times New Roman" w:eastAsia="Times New Roman" w:hAnsi="Times New Roman" w:cs="Times New Roman"/>
                <w:b/>
                <w:bCs/>
                <w:color w:val="000000"/>
                <w:shd w:val="clear" w:color="auto" w:fill="FFC000"/>
              </w:rPr>
              <w:t>Total Score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80" w:author="Rubio, Matthew E" w:date="2017-02-12T14:49: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2650B7CE" w14:textId="6A7B6799" w:rsidR="00994D3D" w:rsidRPr="00994D3D" w:rsidRDefault="00A87C8D" w:rsidP="001D3E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bookmarkStart w:id="81" w:name="_GoBack"/>
            <w:bookmarkEnd w:id="81"/>
            <w:r w:rsidR="001D3E54">
              <w:rPr>
                <w:rFonts w:ascii="Times New Roman" w:eastAsia="Times New Roman" w:hAnsi="Times New Roman" w:cs="Times New Roman"/>
                <w:sz w:val="24"/>
                <w:szCs w:val="24"/>
              </w:rPr>
              <w:t>/100</w:t>
            </w:r>
          </w:p>
        </w:tc>
        <w:tc>
          <w:tcPr>
            <w:tcW w:w="2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Change w:id="82" w:author="Rubio, Matthew E" w:date="2017-02-12T14: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tcPrChange>
          </w:tcPr>
          <w:p w14:paraId="01A8284A" w14:textId="77777777" w:rsidR="00994D3D" w:rsidRPr="00994D3D" w:rsidRDefault="00994D3D" w:rsidP="00994D3D">
            <w:pPr>
              <w:spacing w:after="0" w:line="240" w:lineRule="auto"/>
              <w:rPr>
                <w:rFonts w:ascii="Times New Roman" w:eastAsia="Times New Roman" w:hAnsi="Times New Roman" w:cs="Times New Roman"/>
                <w:sz w:val="24"/>
                <w:szCs w:val="24"/>
              </w:rPr>
            </w:pPr>
          </w:p>
        </w:tc>
      </w:tr>
    </w:tbl>
    <w:p w14:paraId="464FF954" w14:textId="77777777" w:rsidR="001F72BE" w:rsidRDefault="001F72BE" w:rsidP="001F72BE">
      <w:pPr>
        <w:pStyle w:val="Title"/>
        <w:jc w:val="left"/>
        <w:rPr>
          <w:ins w:id="83" w:author="Rubio, Matthew E" w:date="2017-02-12T14:50:00Z"/>
          <w:sz w:val="24"/>
        </w:rPr>
      </w:pPr>
      <w:ins w:id="84" w:author="Rubio, Matthew E" w:date="2017-02-12T14:50:00Z">
        <w:r>
          <w:rPr>
            <w:sz w:val="24"/>
          </w:rPr>
          <w:t xml:space="preserve">5: Excellent </w:t>
        </w:r>
        <w:r>
          <w:rPr>
            <w:sz w:val="24"/>
          </w:rPr>
          <w:tab/>
          <w:t>4: Good     3: Acceptable    2: Poor     1: Very Poor    0: Not attempted</w:t>
        </w:r>
      </w:ins>
    </w:p>
    <w:p w14:paraId="051CD2AA" w14:textId="77777777" w:rsidR="00994D3D" w:rsidRPr="001F72BE" w:rsidRDefault="00994D3D" w:rsidP="00994D3D">
      <w:pPr>
        <w:spacing w:after="0" w:line="240" w:lineRule="auto"/>
        <w:rPr>
          <w:rFonts w:ascii="Times New Roman" w:eastAsia="Times New Roman" w:hAnsi="Times New Roman" w:cs="Times New Roman"/>
          <w:b/>
          <w:sz w:val="24"/>
          <w:szCs w:val="24"/>
        </w:rPr>
      </w:pPr>
      <w:del w:id="85" w:author="Rubio, Matthew E" w:date="2017-02-12T14:50:00Z">
        <w:r w:rsidRPr="001F72BE" w:rsidDel="001F72BE">
          <w:rPr>
            <w:rFonts w:ascii="Times New Roman" w:eastAsia="Times New Roman" w:hAnsi="Times New Roman" w:cs="Times New Roman"/>
            <w:b/>
            <w:color w:val="000000"/>
            <w:sz w:val="24"/>
            <w:szCs w:val="24"/>
          </w:rPr>
          <w:delText xml:space="preserve">5: Excellent    4: Good </w:delText>
        </w:r>
        <w:r w:rsidRPr="001F72BE" w:rsidDel="001F72BE">
          <w:rPr>
            <w:rFonts w:ascii="Times New Roman" w:eastAsia="Times New Roman" w:hAnsi="Times New Roman" w:cs="Times New Roman"/>
            <w:b/>
            <w:color w:val="000000"/>
            <w:sz w:val="24"/>
            <w:szCs w:val="24"/>
          </w:rPr>
          <w:tab/>
          <w:delText xml:space="preserve">3: Acceptable    2: Poor </w:delText>
        </w:r>
        <w:r w:rsidRPr="001F72BE" w:rsidDel="001F72BE">
          <w:rPr>
            <w:rFonts w:ascii="Times New Roman" w:eastAsia="Times New Roman" w:hAnsi="Times New Roman" w:cs="Times New Roman"/>
            <w:b/>
            <w:color w:val="000000"/>
            <w:sz w:val="24"/>
            <w:szCs w:val="24"/>
          </w:rPr>
          <w:tab/>
          <w:delText>1: Very Poor</w:delText>
        </w:r>
        <w:r w:rsidRPr="001F72BE" w:rsidDel="001F72BE">
          <w:rPr>
            <w:rFonts w:ascii="Times New Roman" w:eastAsia="Times New Roman" w:hAnsi="Times New Roman" w:cs="Times New Roman"/>
            <w:b/>
            <w:color w:val="000000"/>
            <w:sz w:val="24"/>
            <w:szCs w:val="24"/>
          </w:rPr>
          <w:tab/>
          <w:delText>0: Not attempted</w:delText>
        </w:r>
        <w:commentRangeEnd w:id="2"/>
        <w:r w:rsidR="001F72BE" w:rsidRPr="001F72BE" w:rsidDel="001F72BE">
          <w:rPr>
            <w:rStyle w:val="CommentReference"/>
            <w:b/>
          </w:rPr>
          <w:commentReference w:id="2"/>
        </w:r>
      </w:del>
    </w:p>
    <w:p w14:paraId="3DCA75F6" w14:textId="77777777" w:rsidR="001F72BE" w:rsidRDefault="001F72BE" w:rsidP="00994D3D">
      <w:pPr>
        <w:spacing w:after="0" w:line="240" w:lineRule="auto"/>
        <w:rPr>
          <w:rFonts w:ascii="Times New Roman" w:eastAsia="Times New Roman" w:hAnsi="Times New Roman" w:cs="Times New Roman"/>
          <w:color w:val="000000"/>
          <w:sz w:val="24"/>
          <w:szCs w:val="24"/>
        </w:rPr>
      </w:pPr>
    </w:p>
    <w:p w14:paraId="1B1C2CAB" w14:textId="77777777" w:rsidR="00994D3D" w:rsidRPr="001F72BE" w:rsidRDefault="00994D3D" w:rsidP="00994D3D">
      <w:pPr>
        <w:spacing w:after="0" w:line="240" w:lineRule="auto"/>
        <w:rPr>
          <w:rFonts w:ascii="Times New Roman" w:eastAsia="Times New Roman" w:hAnsi="Times New Roman" w:cs="Times New Roman"/>
          <w:b/>
          <w:sz w:val="24"/>
          <w:szCs w:val="24"/>
        </w:rPr>
      </w:pPr>
      <w:r w:rsidRPr="001F72BE">
        <w:rPr>
          <w:rFonts w:ascii="Times New Roman" w:eastAsia="Times New Roman" w:hAnsi="Times New Roman" w:cs="Times New Roman"/>
          <w:b/>
          <w:color w:val="000000"/>
          <w:sz w:val="24"/>
          <w:szCs w:val="24"/>
        </w:rPr>
        <w:t>Comments:</w:t>
      </w:r>
    </w:p>
    <w:p w14:paraId="22EA6ED8" w14:textId="77777777" w:rsidR="001F72BE" w:rsidRDefault="001F72B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general</w:t>
      </w:r>
      <w:r w:rsidR="001D3E54">
        <w:rPr>
          <w:rFonts w:ascii="Times New Roman" w:eastAsia="Times New Roman" w:hAnsi="Times New Roman" w:cs="Times New Roman"/>
          <w:sz w:val="24"/>
          <w:szCs w:val="24"/>
        </w:rPr>
        <w:t>, this is a fantastic analysis. I think you should take a stab at why your project solves the drawbacks of the product and project you compared your project against. Other than that, only little corrections are needed!</w:t>
      </w:r>
      <w:r>
        <w:rPr>
          <w:rFonts w:ascii="Times New Roman" w:eastAsia="Times New Roman" w:hAnsi="Times New Roman" w:cs="Times New Roman"/>
          <w:color w:val="000000"/>
          <w:sz w:val="24"/>
          <w:szCs w:val="24"/>
        </w:rPr>
        <w:br w:type="page"/>
      </w:r>
    </w:p>
    <w:p w14:paraId="16AB1C54" w14:textId="77777777" w:rsidR="00994D3D" w:rsidRPr="001F72BE" w:rsidRDefault="00994D3D" w:rsidP="00C01145">
      <w:pPr>
        <w:pStyle w:val="ListParagraph"/>
        <w:numPr>
          <w:ilvl w:val="0"/>
          <w:numId w:val="1"/>
        </w:numPr>
        <w:spacing w:after="0" w:line="240" w:lineRule="auto"/>
        <w:rPr>
          <w:rFonts w:ascii="Times New Roman" w:eastAsia="Times New Roman" w:hAnsi="Times New Roman" w:cs="Times New Roman"/>
          <w:b/>
          <w:color w:val="000000"/>
          <w:sz w:val="24"/>
          <w:szCs w:val="24"/>
          <w:rPrChange w:id="86" w:author="Rubio, Matthew E" w:date="2017-02-12T14:51:00Z">
            <w:rPr>
              <w:rFonts w:ascii="Times New Roman" w:eastAsia="Times New Roman" w:hAnsi="Times New Roman" w:cs="Times New Roman"/>
              <w:color w:val="000000"/>
              <w:sz w:val="24"/>
              <w:szCs w:val="24"/>
            </w:rPr>
          </w:rPrChange>
        </w:rPr>
      </w:pPr>
      <w:r w:rsidRPr="001F72BE">
        <w:rPr>
          <w:rFonts w:ascii="Times New Roman" w:eastAsia="Times New Roman" w:hAnsi="Times New Roman" w:cs="Times New Roman"/>
          <w:b/>
          <w:color w:val="000000"/>
          <w:sz w:val="24"/>
          <w:szCs w:val="24"/>
          <w:rPrChange w:id="87" w:author="Rubio, Matthew E" w:date="2017-02-12T14:51:00Z">
            <w:rPr>
              <w:rFonts w:ascii="Times New Roman" w:eastAsia="Times New Roman" w:hAnsi="Times New Roman" w:cs="Times New Roman"/>
              <w:color w:val="000000"/>
              <w:sz w:val="24"/>
              <w:szCs w:val="24"/>
            </w:rPr>
          </w:rPrChange>
        </w:rPr>
        <w:lastRenderedPageBreak/>
        <w:t>Commercial Product Packaging</w:t>
      </w:r>
    </w:p>
    <w:p w14:paraId="3D6A7D69" w14:textId="77777777" w:rsidR="00994D3D" w:rsidRPr="00C01145" w:rsidRDefault="00753A32">
      <w:pPr>
        <w:pStyle w:val="ListParagraph"/>
        <w:spacing w:after="0" w:line="240" w:lineRule="auto"/>
        <w:ind w:left="0" w:firstLine="495"/>
        <w:rPr>
          <w:rFonts w:ascii="Times New Roman" w:eastAsia="Times New Roman" w:hAnsi="Times New Roman" w:cs="Times New Roman"/>
          <w:sz w:val="24"/>
          <w:szCs w:val="24"/>
        </w:rPr>
        <w:pPrChange w:id="88" w:author="Rubio, Matthew E" w:date="2017-02-12T14:52:00Z">
          <w:pPr>
            <w:pStyle w:val="ListParagraph"/>
            <w:spacing w:after="0" w:line="240" w:lineRule="auto"/>
            <w:ind w:left="495"/>
          </w:pPr>
        </w:pPrChange>
      </w:pPr>
      <w:r w:rsidRPr="00C01145">
        <w:rPr>
          <w:rFonts w:ascii="Times New Roman" w:eastAsia="Times New Roman" w:hAnsi="Times New Roman" w:cs="Times New Roman"/>
          <w:sz w:val="24"/>
          <w:szCs w:val="24"/>
        </w:rPr>
        <w:t>We compared t</w:t>
      </w:r>
      <w:r w:rsidR="00994D3D" w:rsidRPr="00C01145">
        <w:rPr>
          <w:rFonts w:ascii="Times New Roman" w:eastAsia="Times New Roman" w:hAnsi="Times New Roman" w:cs="Times New Roman"/>
          <w:sz w:val="24"/>
          <w:szCs w:val="24"/>
        </w:rPr>
        <w:t xml:space="preserve">wo products </w:t>
      </w:r>
      <w:r w:rsidRPr="00C01145">
        <w:rPr>
          <w:rFonts w:ascii="Times New Roman" w:eastAsia="Times New Roman" w:hAnsi="Times New Roman" w:cs="Times New Roman"/>
          <w:sz w:val="24"/>
          <w:szCs w:val="24"/>
        </w:rPr>
        <w:t xml:space="preserve">to Guitutar that are electric guitars with LED capabilities. These products were another senior design project by Andrew Garza and the Fretlight electric guitar. </w:t>
      </w:r>
    </w:p>
    <w:p w14:paraId="3959F625" w14:textId="77777777" w:rsidR="00753A32" w:rsidRPr="00C01145" w:rsidRDefault="00753A32" w:rsidP="00994D3D">
      <w:pPr>
        <w:pStyle w:val="ListParagraph"/>
        <w:spacing w:after="0" w:line="240" w:lineRule="auto"/>
        <w:ind w:left="495"/>
        <w:rPr>
          <w:rFonts w:ascii="Times New Roman" w:eastAsia="Times New Roman" w:hAnsi="Times New Roman" w:cs="Times New Roman"/>
          <w:sz w:val="24"/>
          <w:szCs w:val="24"/>
        </w:rPr>
      </w:pPr>
    </w:p>
    <w:p w14:paraId="4B44AA7B" w14:textId="77777777" w:rsidR="00994D3D" w:rsidRPr="001F72BE" w:rsidRDefault="00994D3D" w:rsidP="00994D3D">
      <w:pPr>
        <w:spacing w:after="0" w:line="240" w:lineRule="auto"/>
        <w:rPr>
          <w:rFonts w:ascii="Times New Roman" w:eastAsia="Times New Roman" w:hAnsi="Times New Roman" w:cs="Times New Roman"/>
          <w:b/>
          <w:sz w:val="24"/>
          <w:szCs w:val="24"/>
          <w:rPrChange w:id="89" w:author="Rubio, Matthew E" w:date="2017-02-12T14:51: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90" w:author="Rubio, Matthew E" w:date="2017-02-12T14:51:00Z">
            <w:rPr>
              <w:rFonts w:ascii="Times New Roman" w:eastAsia="Times New Roman" w:hAnsi="Times New Roman" w:cs="Times New Roman"/>
              <w:color w:val="000000"/>
              <w:sz w:val="24"/>
              <w:szCs w:val="24"/>
            </w:rPr>
          </w:rPrChange>
        </w:rPr>
        <w:t>1.1</w:t>
      </w:r>
      <w:r w:rsidRPr="001F72BE">
        <w:rPr>
          <w:rFonts w:ascii="Times New Roman" w:eastAsia="Times New Roman" w:hAnsi="Times New Roman" w:cs="Times New Roman"/>
          <w:b/>
          <w:color w:val="000000"/>
          <w:sz w:val="14"/>
          <w:szCs w:val="14"/>
          <w:rPrChange w:id="91" w:author="Rubio, Matthew E" w:date="2017-02-12T14:51:00Z">
            <w:rPr>
              <w:rFonts w:ascii="Times New Roman" w:eastAsia="Times New Roman" w:hAnsi="Times New Roman" w:cs="Times New Roman"/>
              <w:color w:val="000000"/>
              <w:sz w:val="14"/>
              <w:szCs w:val="14"/>
            </w:rPr>
          </w:rPrChange>
        </w:rPr>
        <w:t xml:space="preserve">    </w:t>
      </w:r>
      <w:r w:rsidRPr="001F72BE">
        <w:rPr>
          <w:rFonts w:ascii="Times New Roman" w:eastAsia="Times New Roman" w:hAnsi="Times New Roman" w:cs="Times New Roman"/>
          <w:b/>
          <w:color w:val="000000"/>
          <w:sz w:val="24"/>
          <w:szCs w:val="24"/>
          <w:rPrChange w:id="92" w:author="Rubio, Matthew E" w:date="2017-02-12T14:51:00Z">
            <w:rPr>
              <w:rFonts w:ascii="Times New Roman" w:eastAsia="Times New Roman" w:hAnsi="Times New Roman" w:cs="Times New Roman"/>
              <w:color w:val="000000"/>
              <w:sz w:val="24"/>
              <w:szCs w:val="24"/>
            </w:rPr>
          </w:rPrChange>
        </w:rPr>
        <w:t>Product #1: Andrew Garza Senior Design Guitar</w:t>
      </w:r>
    </w:p>
    <w:p w14:paraId="244CFDA3" w14:textId="77777777" w:rsidR="00994D3D" w:rsidRDefault="00994D3D" w:rsidP="00994D3D">
      <w:pPr>
        <w:spacing w:after="0" w:line="240" w:lineRule="auto"/>
        <w:ind w:firstLine="720"/>
        <w:rPr>
          <w:ins w:id="93" w:author="Rubio, Matthew E" w:date="2017-02-12T14:52:00Z"/>
          <w:rFonts w:ascii="Times New Roman" w:eastAsia="Times New Roman" w:hAnsi="Times New Roman" w:cs="Times New Roman"/>
          <w:color w:val="000000"/>
          <w:sz w:val="24"/>
          <w:szCs w:val="24"/>
        </w:rPr>
      </w:pPr>
      <w:r w:rsidRPr="00994D3D">
        <w:rPr>
          <w:rFonts w:ascii="Times New Roman" w:eastAsia="Times New Roman" w:hAnsi="Times New Roman" w:cs="Times New Roman"/>
          <w:color w:val="000000"/>
          <w:sz w:val="24"/>
          <w:szCs w:val="24"/>
        </w:rPr>
        <w:t xml:space="preserve">This particular design is not in commercial production, but was found on YouTube as Andrew Garza’s senior design project. His electric guitar design is controlled by an Arduino that uses a </w:t>
      </w:r>
      <w:commentRangeStart w:id="94"/>
      <w:r w:rsidRPr="00994D3D">
        <w:rPr>
          <w:rFonts w:ascii="Times New Roman" w:eastAsia="Times New Roman" w:hAnsi="Times New Roman" w:cs="Times New Roman"/>
          <w:color w:val="000000"/>
          <w:sz w:val="24"/>
          <w:szCs w:val="24"/>
        </w:rPr>
        <w:t xml:space="preserve">microcontroller (unspecified) </w:t>
      </w:r>
      <w:commentRangeEnd w:id="94"/>
      <w:r w:rsidR="001F72BE">
        <w:rPr>
          <w:rStyle w:val="CommentReference"/>
        </w:rPr>
        <w:commentReference w:id="94"/>
      </w:r>
      <w:r w:rsidRPr="00994D3D">
        <w:rPr>
          <w:rFonts w:ascii="Times New Roman" w:eastAsia="Times New Roman" w:hAnsi="Times New Roman" w:cs="Times New Roman"/>
          <w:color w:val="000000"/>
          <w:sz w:val="24"/>
          <w:szCs w:val="24"/>
        </w:rPr>
        <w:t xml:space="preserve">to control his LED matrix. He takes the fretboard and frets off the guitar neck, drills holes for each discrete LED and each fret “push button”, and then solders the LEDs together in a matrix </w:t>
      </w:r>
      <w:commentRangeStart w:id="95"/>
      <w:r w:rsidRPr="00994D3D">
        <w:rPr>
          <w:rFonts w:ascii="Times New Roman" w:eastAsia="Times New Roman" w:hAnsi="Times New Roman" w:cs="Times New Roman"/>
          <w:color w:val="000000"/>
          <w:sz w:val="24"/>
          <w:szCs w:val="24"/>
        </w:rPr>
        <w:t>form</w:t>
      </w:r>
      <w:commentRangeEnd w:id="95"/>
      <w:r w:rsidR="001F72BE">
        <w:rPr>
          <w:rStyle w:val="CommentReference"/>
        </w:rPr>
        <w:commentReference w:id="95"/>
      </w:r>
      <w:r w:rsidRPr="00994D3D">
        <w:rPr>
          <w:rFonts w:ascii="Times New Roman" w:eastAsia="Times New Roman" w:hAnsi="Times New Roman" w:cs="Times New Roman"/>
          <w:color w:val="000000"/>
          <w:sz w:val="24"/>
          <w:szCs w:val="24"/>
        </w:rPr>
        <w:t xml:space="preserve">. </w:t>
      </w:r>
    </w:p>
    <w:p w14:paraId="38AB1E99" w14:textId="77777777" w:rsidR="001F72BE" w:rsidRPr="00994D3D" w:rsidRDefault="001F72BE" w:rsidP="00994D3D">
      <w:pPr>
        <w:spacing w:after="0" w:line="240" w:lineRule="auto"/>
        <w:ind w:firstLine="720"/>
        <w:rPr>
          <w:rFonts w:ascii="Times New Roman" w:eastAsia="Times New Roman" w:hAnsi="Times New Roman" w:cs="Times New Roman"/>
          <w:sz w:val="24"/>
          <w:szCs w:val="24"/>
        </w:rPr>
      </w:pPr>
    </w:p>
    <w:p w14:paraId="17C198E5" w14:textId="77777777" w:rsidR="00994D3D" w:rsidRDefault="00994D3D" w:rsidP="00994D3D">
      <w:pPr>
        <w:spacing w:after="0" w:line="240" w:lineRule="auto"/>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drawing>
          <wp:inline distT="0" distB="0" distL="0" distR="0" wp14:anchorId="33117F3A" wp14:editId="414AB3FB">
            <wp:extent cx="2400300" cy="1981200"/>
            <wp:effectExtent l="0" t="0" r="0" b="0"/>
            <wp:docPr id="10" name="Picture 10" descr="https://lh3.googleusercontent.com/JeXiL7EK3ymxubdcsaqCPwxFbHLOLv7NImJ7Y_7kOUpPhZy4W9IEcn-sAFTAKbXd3D6_LxtE7-8K1PZuSTpeMRT_9QgdQCD2fInxri-bMjSh95vkD-w2kcJgwZU_HH9-k8i-i3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eXiL7EK3ymxubdcsaqCPwxFbHLOLv7NImJ7Y_7kOUpPhZy4W9IEcn-sAFTAKbXd3D6_LxtE7-8K1PZuSTpeMRT_9QgdQCD2fInxri-bMjSh95vkD-w2kcJgwZU_HH9-k8i-i3L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1981200"/>
                    </a:xfrm>
                    <a:prstGeom prst="rect">
                      <a:avLst/>
                    </a:prstGeom>
                    <a:noFill/>
                    <a:ln>
                      <a:noFill/>
                    </a:ln>
                  </pic:spPr>
                </pic:pic>
              </a:graphicData>
            </a:graphic>
          </wp:inline>
        </w:drawing>
      </w:r>
      <w:r w:rsidRPr="00C01145">
        <w:rPr>
          <w:rFonts w:ascii="Times New Roman" w:eastAsia="Times New Roman" w:hAnsi="Times New Roman" w:cs="Times New Roman"/>
          <w:noProof/>
          <w:color w:val="000000"/>
          <w:sz w:val="24"/>
          <w:szCs w:val="24"/>
        </w:rPr>
        <w:drawing>
          <wp:inline distT="0" distB="0" distL="0" distR="0" wp14:anchorId="69E76AD7" wp14:editId="6DFA9EF5">
            <wp:extent cx="3028950" cy="1990725"/>
            <wp:effectExtent l="0" t="0" r="0" b="9525"/>
            <wp:docPr id="9" name="Picture 9" descr="https://lh3.googleusercontent.com/QAvHnk815XRc0weRTIhfOacNyrY0Xqaz7ruMRj8dKG2M1jLM4n2tryMm4e412TM2077Iw8Ky0LnlZ_FPEAbpml7eP6HQJ__aNXxuOcrThBmGtpSSmbA4coSp0aW7s98HCnyZT3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QAvHnk815XRc0weRTIhfOacNyrY0Xqaz7ruMRj8dKG2M1jLM4n2tryMm4e412TM2077Iw8Ky0LnlZ_FPEAbpml7eP6HQJ__aNXxuOcrThBmGtpSSmbA4coSp0aW7s98HCnyZT3K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1990725"/>
                    </a:xfrm>
                    <a:prstGeom prst="rect">
                      <a:avLst/>
                    </a:prstGeom>
                    <a:noFill/>
                    <a:ln>
                      <a:noFill/>
                    </a:ln>
                  </pic:spPr>
                </pic:pic>
              </a:graphicData>
            </a:graphic>
          </wp:inline>
        </w:drawing>
      </w:r>
    </w:p>
    <w:p w14:paraId="79133D57" w14:textId="77777777" w:rsidR="00C01145" w:rsidRPr="00994D3D" w:rsidRDefault="00C01145" w:rsidP="00994D3D">
      <w:pPr>
        <w:spacing w:after="0" w:line="240" w:lineRule="auto"/>
        <w:rPr>
          <w:rFonts w:ascii="Times New Roman" w:eastAsia="Times New Roman" w:hAnsi="Times New Roman" w:cs="Times New Roman"/>
          <w:sz w:val="24"/>
          <w:szCs w:val="24"/>
        </w:rPr>
      </w:pPr>
    </w:p>
    <w:p w14:paraId="72251CA0" w14:textId="77777777" w:rsidR="00994D3D" w:rsidRPr="00994D3D" w:rsidRDefault="00994D3D" w:rsidP="00C01145">
      <w:pPr>
        <w:spacing w:after="0" w:line="240" w:lineRule="auto"/>
        <w:ind w:firstLine="720"/>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 xml:space="preserve">Comparatively to our design, we will not be cutting the frets to make push buttons and we will have surface mount LEDs that will be controlled by a shift register. Using the shift registers will decrease the amount of input pins we will have to use. Although we will be removing the fretboard from the guitar neck, we will not be milling the actual fretboard. Instead, we will be using the PCBs as the fretboard itself with a plastic covering to protect the electronics. </w:t>
      </w:r>
      <w:commentRangeStart w:id="96"/>
      <w:r w:rsidRPr="00994D3D">
        <w:rPr>
          <w:rFonts w:ascii="Times New Roman" w:eastAsia="Times New Roman" w:hAnsi="Times New Roman" w:cs="Times New Roman"/>
          <w:color w:val="000000"/>
          <w:sz w:val="24"/>
          <w:szCs w:val="24"/>
        </w:rPr>
        <w:t xml:space="preserve">The frets will then connect through the side of the PCB instead of being cut into buttons. </w:t>
      </w:r>
      <w:commentRangeEnd w:id="96"/>
      <w:r w:rsidR="001F72BE">
        <w:rPr>
          <w:rStyle w:val="CommentReference"/>
        </w:rPr>
        <w:commentReference w:id="96"/>
      </w:r>
    </w:p>
    <w:p w14:paraId="14C8273B" w14:textId="77777777" w:rsidR="00994D3D" w:rsidRPr="00994D3D" w:rsidRDefault="00994D3D" w:rsidP="00994D3D">
      <w:pPr>
        <w:spacing w:after="0" w:line="240" w:lineRule="auto"/>
        <w:rPr>
          <w:rFonts w:ascii="Times New Roman" w:eastAsia="Times New Roman" w:hAnsi="Times New Roman" w:cs="Times New Roman"/>
          <w:sz w:val="24"/>
          <w:szCs w:val="24"/>
        </w:rPr>
      </w:pPr>
    </w:p>
    <w:p w14:paraId="5D95B4B6" w14:textId="77777777" w:rsidR="00994D3D" w:rsidRDefault="00994D3D" w:rsidP="00994D3D">
      <w:pPr>
        <w:spacing w:after="0" w:line="240" w:lineRule="auto"/>
        <w:ind w:firstLine="720"/>
        <w:rPr>
          <w:rFonts w:ascii="Times New Roman" w:eastAsia="Times New Roman" w:hAnsi="Times New Roman" w:cs="Times New Roman"/>
          <w:color w:val="000000"/>
          <w:sz w:val="24"/>
          <w:szCs w:val="24"/>
        </w:rPr>
      </w:pPr>
      <w:r w:rsidRPr="00994D3D">
        <w:rPr>
          <w:rFonts w:ascii="Times New Roman" w:eastAsia="Times New Roman" w:hAnsi="Times New Roman" w:cs="Times New Roman"/>
          <w:color w:val="000000"/>
          <w:sz w:val="24"/>
          <w:szCs w:val="24"/>
        </w:rPr>
        <w:t xml:space="preserve">The Arduino and user interface for Andrew’s design is placed on the front of the guitar, and the microcontroller for the LEDs is placed on the back of the guitar. The Arduino has a shield on top for the user interface that consists of a digital display and three push buttons for his three settings: Chords, Scales, Song Builder. His Chords setting displays any version of chord with the LEDs once selected, and the Scales setting displays any selected scale with LEDs. Song Builder allows the user to input up to 20 different chords that the user can make into a song. There is also a Capo feature that treats each chord the same way, but will shift it up to whichever spot the user would place a capo. </w:t>
      </w:r>
    </w:p>
    <w:p w14:paraId="53427F62" w14:textId="77777777" w:rsidR="00C01145" w:rsidRPr="00994D3D" w:rsidRDefault="00C01145" w:rsidP="00994D3D">
      <w:pPr>
        <w:spacing w:after="0" w:line="240" w:lineRule="auto"/>
        <w:ind w:firstLine="720"/>
        <w:rPr>
          <w:rFonts w:ascii="Times New Roman" w:eastAsia="Times New Roman" w:hAnsi="Times New Roman" w:cs="Times New Roman"/>
          <w:sz w:val="24"/>
          <w:szCs w:val="24"/>
        </w:rPr>
      </w:pPr>
    </w:p>
    <w:p w14:paraId="391DC791"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lastRenderedPageBreak/>
        <w:drawing>
          <wp:inline distT="0" distB="0" distL="0" distR="0" wp14:anchorId="42B10993" wp14:editId="1CC92DE3">
            <wp:extent cx="3981450" cy="2590800"/>
            <wp:effectExtent l="0" t="0" r="0" b="0"/>
            <wp:docPr id="8" name="Picture 8" descr="https://lh6.googleusercontent.com/kRAol_erRIA9d4bov0ThYp9GC5lN53_JM6bmvSsMOUfQ3Ex-o9j7PHadMXpBXPjLAUH8EphfJ9o9rP7XlCwejNPpJ9nC__VQk0K9Vu_TUXZ5mhPhtLtRPzM8djwFg5A5eHMhYe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RAol_erRIA9d4bov0ThYp9GC5lN53_JM6bmvSsMOUfQ3Ex-o9j7PHadMXpBXPjLAUH8EphfJ9o9rP7XlCwejNPpJ9nC__VQk0K9Vu_TUXZ5mhPhtLtRPzM8djwFg5A5eHMhYeJ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590800"/>
                    </a:xfrm>
                    <a:prstGeom prst="rect">
                      <a:avLst/>
                    </a:prstGeom>
                    <a:noFill/>
                    <a:ln>
                      <a:noFill/>
                    </a:ln>
                  </pic:spPr>
                </pic:pic>
              </a:graphicData>
            </a:graphic>
          </wp:inline>
        </w:drawing>
      </w:r>
    </w:p>
    <w:p w14:paraId="467DCDE8"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63511B04" w14:textId="77777777" w:rsidR="00994D3D" w:rsidRPr="00994D3D" w:rsidRDefault="00994D3D" w:rsidP="00C01145">
      <w:pPr>
        <w:spacing w:after="0" w:line="240" w:lineRule="auto"/>
        <w:ind w:firstLine="720"/>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 xml:space="preserve">We will be including this capo feature into our design, in order to be inclusive to any song that the user may want to play. Since we will have an instructive mode and a full playback mode though, the app will instruct the user which fret to place the capo before beginning, and LEDs will light up where the capo should be placed. </w:t>
      </w:r>
    </w:p>
    <w:p w14:paraId="39864B36" w14:textId="77777777" w:rsidR="00994D3D" w:rsidRDefault="00994D3D" w:rsidP="00994D3D">
      <w:pPr>
        <w:spacing w:after="0" w:line="240" w:lineRule="auto"/>
        <w:rPr>
          <w:rFonts w:ascii="Times New Roman" w:eastAsia="Times New Roman" w:hAnsi="Times New Roman" w:cs="Times New Roman"/>
          <w:sz w:val="24"/>
          <w:szCs w:val="24"/>
        </w:rPr>
      </w:pPr>
    </w:p>
    <w:p w14:paraId="70001987" w14:textId="77777777" w:rsidR="00C01145" w:rsidDel="001F72BE" w:rsidRDefault="00C01145" w:rsidP="00994D3D">
      <w:pPr>
        <w:spacing w:after="0" w:line="240" w:lineRule="auto"/>
        <w:rPr>
          <w:del w:id="97" w:author="Rubio, Matthew E" w:date="2017-02-12T14:55:00Z"/>
          <w:rFonts w:ascii="Times New Roman" w:eastAsia="Times New Roman" w:hAnsi="Times New Roman" w:cs="Times New Roman"/>
          <w:sz w:val="24"/>
          <w:szCs w:val="24"/>
        </w:rPr>
      </w:pPr>
    </w:p>
    <w:p w14:paraId="4EE031C0" w14:textId="77777777" w:rsidR="00C01145" w:rsidDel="001F72BE" w:rsidRDefault="00C01145" w:rsidP="00994D3D">
      <w:pPr>
        <w:spacing w:after="0" w:line="240" w:lineRule="auto"/>
        <w:rPr>
          <w:del w:id="98" w:author="Rubio, Matthew E" w:date="2017-02-12T14:55:00Z"/>
          <w:rFonts w:ascii="Times New Roman" w:eastAsia="Times New Roman" w:hAnsi="Times New Roman" w:cs="Times New Roman"/>
          <w:sz w:val="24"/>
          <w:szCs w:val="24"/>
        </w:rPr>
      </w:pPr>
    </w:p>
    <w:p w14:paraId="09E16733" w14:textId="77777777" w:rsidR="00C01145" w:rsidDel="001F72BE" w:rsidRDefault="00C01145" w:rsidP="00994D3D">
      <w:pPr>
        <w:spacing w:after="0" w:line="240" w:lineRule="auto"/>
        <w:rPr>
          <w:del w:id="99" w:author="Rubio, Matthew E" w:date="2017-02-12T14:55:00Z"/>
          <w:rFonts w:ascii="Times New Roman" w:eastAsia="Times New Roman" w:hAnsi="Times New Roman" w:cs="Times New Roman"/>
          <w:sz w:val="24"/>
          <w:szCs w:val="24"/>
        </w:rPr>
      </w:pPr>
    </w:p>
    <w:p w14:paraId="2740B7D7" w14:textId="77777777" w:rsidR="00C01145" w:rsidDel="001F72BE" w:rsidRDefault="00C01145" w:rsidP="00994D3D">
      <w:pPr>
        <w:spacing w:after="0" w:line="240" w:lineRule="auto"/>
        <w:rPr>
          <w:del w:id="100" w:author="Rubio, Matthew E" w:date="2017-02-12T14:55:00Z"/>
          <w:rFonts w:ascii="Times New Roman" w:eastAsia="Times New Roman" w:hAnsi="Times New Roman" w:cs="Times New Roman"/>
          <w:sz w:val="24"/>
          <w:szCs w:val="24"/>
        </w:rPr>
      </w:pPr>
    </w:p>
    <w:p w14:paraId="78D9824D" w14:textId="77777777" w:rsidR="00C01145" w:rsidDel="001F72BE" w:rsidRDefault="00C01145" w:rsidP="00994D3D">
      <w:pPr>
        <w:spacing w:after="0" w:line="240" w:lineRule="auto"/>
        <w:rPr>
          <w:del w:id="101" w:author="Rubio, Matthew E" w:date="2017-02-12T14:55:00Z"/>
          <w:rFonts w:ascii="Times New Roman" w:eastAsia="Times New Roman" w:hAnsi="Times New Roman" w:cs="Times New Roman"/>
          <w:sz w:val="24"/>
          <w:szCs w:val="24"/>
        </w:rPr>
      </w:pPr>
    </w:p>
    <w:p w14:paraId="4B68C3F3" w14:textId="77777777" w:rsidR="00C01145" w:rsidDel="001F72BE" w:rsidRDefault="00C01145" w:rsidP="00994D3D">
      <w:pPr>
        <w:spacing w:after="0" w:line="240" w:lineRule="auto"/>
        <w:rPr>
          <w:del w:id="102" w:author="Rubio, Matthew E" w:date="2017-02-12T14:55:00Z"/>
          <w:rFonts w:ascii="Times New Roman" w:eastAsia="Times New Roman" w:hAnsi="Times New Roman" w:cs="Times New Roman"/>
          <w:sz w:val="24"/>
          <w:szCs w:val="24"/>
        </w:rPr>
      </w:pPr>
    </w:p>
    <w:p w14:paraId="0D322469" w14:textId="77777777" w:rsidR="00C01145" w:rsidDel="001F72BE" w:rsidRDefault="00C01145" w:rsidP="00994D3D">
      <w:pPr>
        <w:spacing w:after="0" w:line="240" w:lineRule="auto"/>
        <w:rPr>
          <w:del w:id="103" w:author="Rubio, Matthew E" w:date="2017-02-12T14:55:00Z"/>
          <w:rFonts w:ascii="Times New Roman" w:eastAsia="Times New Roman" w:hAnsi="Times New Roman" w:cs="Times New Roman"/>
          <w:sz w:val="24"/>
          <w:szCs w:val="24"/>
        </w:rPr>
      </w:pPr>
    </w:p>
    <w:p w14:paraId="57AB8F88" w14:textId="77777777" w:rsidR="00C01145" w:rsidDel="001F72BE" w:rsidRDefault="00C01145" w:rsidP="00994D3D">
      <w:pPr>
        <w:spacing w:after="0" w:line="240" w:lineRule="auto"/>
        <w:rPr>
          <w:del w:id="104" w:author="Rubio, Matthew E" w:date="2017-02-12T14:55:00Z"/>
          <w:rFonts w:ascii="Times New Roman" w:eastAsia="Times New Roman" w:hAnsi="Times New Roman" w:cs="Times New Roman"/>
          <w:sz w:val="24"/>
          <w:szCs w:val="24"/>
        </w:rPr>
      </w:pPr>
    </w:p>
    <w:p w14:paraId="6BAE47DE" w14:textId="77777777" w:rsidR="00C01145" w:rsidDel="001F72BE" w:rsidRDefault="00C01145" w:rsidP="00994D3D">
      <w:pPr>
        <w:spacing w:after="0" w:line="240" w:lineRule="auto"/>
        <w:rPr>
          <w:del w:id="105" w:author="Rubio, Matthew E" w:date="2017-02-12T14:55:00Z"/>
          <w:rFonts w:ascii="Times New Roman" w:eastAsia="Times New Roman" w:hAnsi="Times New Roman" w:cs="Times New Roman"/>
          <w:sz w:val="24"/>
          <w:szCs w:val="24"/>
        </w:rPr>
      </w:pPr>
    </w:p>
    <w:p w14:paraId="18080C55" w14:textId="77777777" w:rsidR="00C01145" w:rsidDel="001F72BE" w:rsidRDefault="00C01145" w:rsidP="00994D3D">
      <w:pPr>
        <w:spacing w:after="0" w:line="240" w:lineRule="auto"/>
        <w:rPr>
          <w:del w:id="106" w:author="Rubio, Matthew E" w:date="2017-02-12T14:55:00Z"/>
          <w:rFonts w:ascii="Times New Roman" w:eastAsia="Times New Roman" w:hAnsi="Times New Roman" w:cs="Times New Roman"/>
          <w:sz w:val="24"/>
          <w:szCs w:val="24"/>
        </w:rPr>
      </w:pPr>
    </w:p>
    <w:p w14:paraId="07CDD5F3" w14:textId="77777777" w:rsidR="00C01145" w:rsidDel="001F72BE" w:rsidRDefault="00C01145" w:rsidP="00994D3D">
      <w:pPr>
        <w:spacing w:after="0" w:line="240" w:lineRule="auto"/>
        <w:rPr>
          <w:del w:id="107" w:author="Rubio, Matthew E" w:date="2017-02-12T14:55:00Z"/>
          <w:rFonts w:ascii="Times New Roman" w:eastAsia="Times New Roman" w:hAnsi="Times New Roman" w:cs="Times New Roman"/>
          <w:sz w:val="24"/>
          <w:szCs w:val="24"/>
        </w:rPr>
      </w:pPr>
    </w:p>
    <w:p w14:paraId="7E95802C" w14:textId="77777777" w:rsidR="00C01145" w:rsidDel="001F72BE" w:rsidRDefault="00C01145" w:rsidP="00994D3D">
      <w:pPr>
        <w:spacing w:after="0" w:line="240" w:lineRule="auto"/>
        <w:rPr>
          <w:del w:id="108" w:author="Rubio, Matthew E" w:date="2017-02-12T14:55:00Z"/>
          <w:rFonts w:ascii="Times New Roman" w:eastAsia="Times New Roman" w:hAnsi="Times New Roman" w:cs="Times New Roman"/>
          <w:sz w:val="24"/>
          <w:szCs w:val="24"/>
        </w:rPr>
      </w:pPr>
    </w:p>
    <w:p w14:paraId="48632154" w14:textId="77777777" w:rsidR="00C01145" w:rsidDel="001F72BE" w:rsidRDefault="00C01145" w:rsidP="00994D3D">
      <w:pPr>
        <w:spacing w:after="0" w:line="240" w:lineRule="auto"/>
        <w:rPr>
          <w:del w:id="109" w:author="Rubio, Matthew E" w:date="2017-02-12T14:55:00Z"/>
          <w:rFonts w:ascii="Times New Roman" w:eastAsia="Times New Roman" w:hAnsi="Times New Roman" w:cs="Times New Roman"/>
          <w:sz w:val="24"/>
          <w:szCs w:val="24"/>
        </w:rPr>
      </w:pPr>
    </w:p>
    <w:p w14:paraId="1E026B69" w14:textId="77777777" w:rsidR="00C01145" w:rsidDel="001F72BE" w:rsidRDefault="00C01145" w:rsidP="00994D3D">
      <w:pPr>
        <w:spacing w:after="0" w:line="240" w:lineRule="auto"/>
        <w:rPr>
          <w:del w:id="110" w:author="Rubio, Matthew E" w:date="2017-02-12T14:55:00Z"/>
          <w:rFonts w:ascii="Times New Roman" w:eastAsia="Times New Roman" w:hAnsi="Times New Roman" w:cs="Times New Roman"/>
          <w:sz w:val="24"/>
          <w:szCs w:val="24"/>
        </w:rPr>
      </w:pPr>
    </w:p>
    <w:p w14:paraId="5DDF5117" w14:textId="77777777" w:rsidR="00C01145" w:rsidDel="001F72BE" w:rsidRDefault="00C01145" w:rsidP="00994D3D">
      <w:pPr>
        <w:spacing w:after="0" w:line="240" w:lineRule="auto"/>
        <w:rPr>
          <w:del w:id="111" w:author="Rubio, Matthew E" w:date="2017-02-12T14:55:00Z"/>
          <w:rFonts w:ascii="Times New Roman" w:eastAsia="Times New Roman" w:hAnsi="Times New Roman" w:cs="Times New Roman"/>
          <w:sz w:val="24"/>
          <w:szCs w:val="24"/>
        </w:rPr>
      </w:pPr>
    </w:p>
    <w:p w14:paraId="5B36D72A" w14:textId="77777777" w:rsidR="00C01145" w:rsidDel="001F72BE" w:rsidRDefault="00C01145" w:rsidP="00994D3D">
      <w:pPr>
        <w:spacing w:after="0" w:line="240" w:lineRule="auto"/>
        <w:rPr>
          <w:del w:id="112" w:author="Rubio, Matthew E" w:date="2017-02-12T14:55:00Z"/>
          <w:rFonts w:ascii="Times New Roman" w:eastAsia="Times New Roman" w:hAnsi="Times New Roman" w:cs="Times New Roman"/>
          <w:sz w:val="24"/>
          <w:szCs w:val="24"/>
        </w:rPr>
      </w:pPr>
    </w:p>
    <w:p w14:paraId="61E9511B" w14:textId="77777777" w:rsidR="00C01145" w:rsidDel="001F72BE" w:rsidRDefault="00C01145" w:rsidP="00994D3D">
      <w:pPr>
        <w:spacing w:after="0" w:line="240" w:lineRule="auto"/>
        <w:rPr>
          <w:del w:id="113" w:author="Rubio, Matthew E" w:date="2017-02-12T14:55:00Z"/>
          <w:rFonts w:ascii="Times New Roman" w:eastAsia="Times New Roman" w:hAnsi="Times New Roman" w:cs="Times New Roman"/>
          <w:sz w:val="24"/>
          <w:szCs w:val="24"/>
        </w:rPr>
      </w:pPr>
    </w:p>
    <w:p w14:paraId="4ED95365" w14:textId="77777777" w:rsidR="00C01145" w:rsidDel="001F72BE" w:rsidRDefault="00C01145" w:rsidP="00994D3D">
      <w:pPr>
        <w:spacing w:after="0" w:line="240" w:lineRule="auto"/>
        <w:rPr>
          <w:del w:id="114" w:author="Rubio, Matthew E" w:date="2017-02-12T14:55:00Z"/>
          <w:rFonts w:ascii="Times New Roman" w:eastAsia="Times New Roman" w:hAnsi="Times New Roman" w:cs="Times New Roman"/>
          <w:sz w:val="24"/>
          <w:szCs w:val="24"/>
        </w:rPr>
      </w:pPr>
    </w:p>
    <w:p w14:paraId="02613AB0" w14:textId="77777777" w:rsidR="00C01145" w:rsidDel="001F72BE" w:rsidRDefault="00C01145" w:rsidP="00994D3D">
      <w:pPr>
        <w:spacing w:after="0" w:line="240" w:lineRule="auto"/>
        <w:rPr>
          <w:del w:id="115" w:author="Rubio, Matthew E" w:date="2017-02-12T14:55:00Z"/>
          <w:rFonts w:ascii="Times New Roman" w:eastAsia="Times New Roman" w:hAnsi="Times New Roman" w:cs="Times New Roman"/>
          <w:sz w:val="24"/>
          <w:szCs w:val="24"/>
        </w:rPr>
      </w:pPr>
    </w:p>
    <w:p w14:paraId="6715221D" w14:textId="77777777" w:rsidR="00C01145" w:rsidDel="001F72BE" w:rsidRDefault="00C01145" w:rsidP="00994D3D">
      <w:pPr>
        <w:spacing w:after="0" w:line="240" w:lineRule="auto"/>
        <w:rPr>
          <w:del w:id="116" w:author="Rubio, Matthew E" w:date="2017-02-12T14:55:00Z"/>
          <w:rFonts w:ascii="Times New Roman" w:eastAsia="Times New Roman" w:hAnsi="Times New Roman" w:cs="Times New Roman"/>
          <w:sz w:val="24"/>
          <w:szCs w:val="24"/>
        </w:rPr>
      </w:pPr>
    </w:p>
    <w:p w14:paraId="30CAAAE0" w14:textId="77777777" w:rsidR="00C01145" w:rsidDel="001F72BE" w:rsidRDefault="00C01145" w:rsidP="00994D3D">
      <w:pPr>
        <w:spacing w:after="0" w:line="240" w:lineRule="auto"/>
        <w:rPr>
          <w:del w:id="117" w:author="Rubio, Matthew E" w:date="2017-02-12T14:55:00Z"/>
          <w:rFonts w:ascii="Times New Roman" w:eastAsia="Times New Roman" w:hAnsi="Times New Roman" w:cs="Times New Roman"/>
          <w:sz w:val="24"/>
          <w:szCs w:val="24"/>
        </w:rPr>
      </w:pPr>
    </w:p>
    <w:p w14:paraId="6A0A12E9" w14:textId="77777777" w:rsidR="00C01145" w:rsidDel="001F72BE" w:rsidRDefault="00C01145" w:rsidP="00994D3D">
      <w:pPr>
        <w:spacing w:after="0" w:line="240" w:lineRule="auto"/>
        <w:rPr>
          <w:del w:id="118" w:author="Rubio, Matthew E" w:date="2017-02-12T14:55:00Z"/>
          <w:rFonts w:ascii="Times New Roman" w:eastAsia="Times New Roman" w:hAnsi="Times New Roman" w:cs="Times New Roman"/>
          <w:sz w:val="24"/>
          <w:szCs w:val="24"/>
        </w:rPr>
      </w:pPr>
    </w:p>
    <w:p w14:paraId="1F84760C" w14:textId="77777777" w:rsidR="00C01145" w:rsidDel="001F72BE" w:rsidRDefault="00C01145" w:rsidP="00994D3D">
      <w:pPr>
        <w:spacing w:after="0" w:line="240" w:lineRule="auto"/>
        <w:rPr>
          <w:del w:id="119" w:author="Rubio, Matthew E" w:date="2017-02-12T14:55:00Z"/>
          <w:rFonts w:ascii="Times New Roman" w:eastAsia="Times New Roman" w:hAnsi="Times New Roman" w:cs="Times New Roman"/>
          <w:sz w:val="24"/>
          <w:szCs w:val="24"/>
        </w:rPr>
      </w:pPr>
    </w:p>
    <w:p w14:paraId="37B1786F" w14:textId="77777777" w:rsidR="00C01145" w:rsidDel="001F72BE" w:rsidRDefault="00C01145" w:rsidP="00994D3D">
      <w:pPr>
        <w:spacing w:after="0" w:line="240" w:lineRule="auto"/>
        <w:rPr>
          <w:del w:id="120" w:author="Rubio, Matthew E" w:date="2017-02-12T14:55:00Z"/>
          <w:rFonts w:ascii="Times New Roman" w:eastAsia="Times New Roman" w:hAnsi="Times New Roman" w:cs="Times New Roman"/>
          <w:sz w:val="24"/>
          <w:szCs w:val="24"/>
        </w:rPr>
      </w:pPr>
    </w:p>
    <w:p w14:paraId="2E661E81" w14:textId="77777777" w:rsidR="00C01145" w:rsidDel="001F72BE" w:rsidRDefault="00C01145" w:rsidP="00994D3D">
      <w:pPr>
        <w:spacing w:after="0" w:line="240" w:lineRule="auto"/>
        <w:rPr>
          <w:del w:id="121" w:author="Rubio, Matthew E" w:date="2017-02-12T14:55:00Z"/>
          <w:rFonts w:ascii="Times New Roman" w:eastAsia="Times New Roman" w:hAnsi="Times New Roman" w:cs="Times New Roman"/>
          <w:sz w:val="24"/>
          <w:szCs w:val="24"/>
        </w:rPr>
      </w:pPr>
    </w:p>
    <w:p w14:paraId="1EAD0F16" w14:textId="77777777" w:rsidR="00C01145" w:rsidRPr="00994D3D" w:rsidDel="001F72BE" w:rsidRDefault="00C01145" w:rsidP="00994D3D">
      <w:pPr>
        <w:spacing w:after="0" w:line="240" w:lineRule="auto"/>
        <w:rPr>
          <w:del w:id="122" w:author="Rubio, Matthew E" w:date="2017-02-12T14:55:00Z"/>
          <w:rFonts w:ascii="Times New Roman" w:eastAsia="Times New Roman" w:hAnsi="Times New Roman" w:cs="Times New Roman"/>
          <w:sz w:val="24"/>
          <w:szCs w:val="24"/>
        </w:rPr>
      </w:pPr>
    </w:p>
    <w:p w14:paraId="702878C2" w14:textId="77777777" w:rsidR="00994D3D" w:rsidRPr="001F72BE" w:rsidRDefault="00994D3D" w:rsidP="00994D3D">
      <w:pPr>
        <w:spacing w:after="0" w:line="240" w:lineRule="auto"/>
        <w:rPr>
          <w:rFonts w:ascii="Times New Roman" w:eastAsia="Times New Roman" w:hAnsi="Times New Roman" w:cs="Times New Roman"/>
          <w:b/>
          <w:sz w:val="24"/>
          <w:szCs w:val="24"/>
          <w:rPrChange w:id="123" w:author="Rubio, Matthew E" w:date="2017-02-12T14:51: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124" w:author="Rubio, Matthew E" w:date="2017-02-12T14:51:00Z">
            <w:rPr>
              <w:rFonts w:ascii="Times New Roman" w:eastAsia="Times New Roman" w:hAnsi="Times New Roman" w:cs="Times New Roman"/>
              <w:color w:val="000000"/>
              <w:sz w:val="24"/>
              <w:szCs w:val="24"/>
            </w:rPr>
          </w:rPrChange>
        </w:rPr>
        <w:lastRenderedPageBreak/>
        <w:t>1.2</w:t>
      </w:r>
      <w:r w:rsidRPr="001F72BE">
        <w:rPr>
          <w:rFonts w:ascii="Times New Roman" w:eastAsia="Times New Roman" w:hAnsi="Times New Roman" w:cs="Times New Roman"/>
          <w:b/>
          <w:color w:val="000000"/>
          <w:sz w:val="14"/>
          <w:szCs w:val="14"/>
          <w:rPrChange w:id="125" w:author="Rubio, Matthew E" w:date="2017-02-12T14:51:00Z">
            <w:rPr>
              <w:rFonts w:ascii="Times New Roman" w:eastAsia="Times New Roman" w:hAnsi="Times New Roman" w:cs="Times New Roman"/>
              <w:color w:val="000000"/>
              <w:sz w:val="14"/>
              <w:szCs w:val="14"/>
            </w:rPr>
          </w:rPrChange>
        </w:rPr>
        <w:t xml:space="preserve">    </w:t>
      </w:r>
      <w:r w:rsidRPr="001F72BE">
        <w:rPr>
          <w:rFonts w:ascii="Times New Roman" w:eastAsia="Times New Roman" w:hAnsi="Times New Roman" w:cs="Times New Roman"/>
          <w:b/>
          <w:color w:val="000000"/>
          <w:sz w:val="24"/>
          <w:szCs w:val="24"/>
          <w:rPrChange w:id="126" w:author="Rubio, Matthew E" w:date="2017-02-12T14:51:00Z">
            <w:rPr>
              <w:rFonts w:ascii="Times New Roman" w:eastAsia="Times New Roman" w:hAnsi="Times New Roman" w:cs="Times New Roman"/>
              <w:color w:val="000000"/>
              <w:sz w:val="24"/>
              <w:szCs w:val="24"/>
            </w:rPr>
          </w:rPrChange>
        </w:rPr>
        <w:t>Product #2: Fretlight Wireless Guitar</w:t>
      </w:r>
    </w:p>
    <w:p w14:paraId="5BADAC67" w14:textId="77777777" w:rsidR="00994D3D" w:rsidRPr="00994D3D" w:rsidRDefault="00994D3D" w:rsidP="00C01145">
      <w:pPr>
        <w:spacing w:after="0" w:line="240" w:lineRule="auto"/>
        <w:ind w:firstLine="720"/>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The Fretlight guitar is more similar to the original idea of Guitutar. Both have an app for the user interface that connects through Bluetooth and both have a USB charging port for a Lithium-ion battery. While most of the outer features are similar to ours, the company does not explain how the LEDs or the strumming patterns work inside. Some ideas that we will inclu</w:t>
      </w:r>
      <w:r w:rsidR="00C01145">
        <w:rPr>
          <w:rFonts w:ascii="Times New Roman" w:eastAsia="Times New Roman" w:hAnsi="Times New Roman" w:cs="Times New Roman"/>
          <w:color w:val="000000"/>
          <w:sz w:val="24"/>
          <w:szCs w:val="24"/>
        </w:rPr>
        <w:t xml:space="preserve">de from </w:t>
      </w:r>
      <w:del w:id="127" w:author="Rubio, Matthew E" w:date="2017-02-12T14:56:00Z">
        <w:r w:rsidR="00C01145" w:rsidDel="001F72BE">
          <w:rPr>
            <w:rFonts w:ascii="Times New Roman" w:eastAsia="Times New Roman" w:hAnsi="Times New Roman" w:cs="Times New Roman"/>
            <w:color w:val="000000"/>
            <w:sz w:val="24"/>
            <w:szCs w:val="24"/>
          </w:rPr>
          <w:delText>f</w:delText>
        </w:r>
      </w:del>
      <w:ins w:id="128" w:author="Rubio, Matthew E" w:date="2017-02-12T14:56:00Z">
        <w:r w:rsidR="001F72BE">
          <w:rPr>
            <w:rFonts w:ascii="Times New Roman" w:eastAsia="Times New Roman" w:hAnsi="Times New Roman" w:cs="Times New Roman"/>
            <w:color w:val="000000"/>
            <w:sz w:val="24"/>
            <w:szCs w:val="24"/>
          </w:rPr>
          <w:t>F</w:t>
        </w:r>
      </w:ins>
      <w:r w:rsidR="00C01145">
        <w:rPr>
          <w:rFonts w:ascii="Times New Roman" w:eastAsia="Times New Roman" w:hAnsi="Times New Roman" w:cs="Times New Roman"/>
          <w:color w:val="000000"/>
          <w:sz w:val="24"/>
          <w:szCs w:val="24"/>
        </w:rPr>
        <w:t>retlight are the light-</w:t>
      </w:r>
      <w:r w:rsidRPr="00994D3D">
        <w:rPr>
          <w:rFonts w:ascii="Times New Roman" w:eastAsia="Times New Roman" w:hAnsi="Times New Roman" w:cs="Times New Roman"/>
          <w:color w:val="000000"/>
          <w:sz w:val="24"/>
          <w:szCs w:val="24"/>
        </w:rPr>
        <w:t>up nut that will indicate which open strings should be played</w:t>
      </w:r>
      <w:r w:rsidR="00C01145">
        <w:rPr>
          <w:rFonts w:ascii="Times New Roman" w:eastAsia="Times New Roman" w:hAnsi="Times New Roman" w:cs="Times New Roman"/>
          <w:color w:val="000000"/>
          <w:sz w:val="24"/>
          <w:szCs w:val="24"/>
        </w:rPr>
        <w:t>,</w:t>
      </w:r>
      <w:r w:rsidRPr="00994D3D">
        <w:rPr>
          <w:rFonts w:ascii="Times New Roman" w:eastAsia="Times New Roman" w:hAnsi="Times New Roman" w:cs="Times New Roman"/>
          <w:color w:val="000000"/>
          <w:sz w:val="24"/>
          <w:szCs w:val="24"/>
        </w:rPr>
        <w:t xml:space="preserve"> as well as an ON/OFF button that can be included near the USB charging port. </w:t>
      </w:r>
      <w:commentRangeStart w:id="129"/>
      <w:r w:rsidRPr="00994D3D">
        <w:rPr>
          <w:rFonts w:ascii="Times New Roman" w:eastAsia="Times New Roman" w:hAnsi="Times New Roman" w:cs="Times New Roman"/>
          <w:color w:val="000000"/>
          <w:sz w:val="24"/>
          <w:szCs w:val="24"/>
        </w:rPr>
        <w:t>One of the downsides to Fretlight is that they seem to expect a certain level of experience from the user. Fretlight is especially beneficial for experienced players who are looking to do improvisation or who can already play along with songs in a real time mode.  </w:t>
      </w:r>
      <w:commentRangeEnd w:id="129"/>
      <w:r w:rsidR="001F72BE">
        <w:rPr>
          <w:rStyle w:val="CommentReference"/>
        </w:rPr>
        <w:commentReference w:id="129"/>
      </w:r>
    </w:p>
    <w:p w14:paraId="30BBC40F"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drawing>
          <wp:inline distT="0" distB="0" distL="0" distR="0" wp14:anchorId="6CF21D00" wp14:editId="1F4F8A67">
            <wp:extent cx="2895600" cy="3609975"/>
            <wp:effectExtent l="0" t="0" r="0" b="9525"/>
            <wp:docPr id="7" name="Picture 7" descr="https://lh3.googleusercontent.com/w0B91OZ4dRgU1W_zC9vW03iBIiDmWYjzgzBu0yUJmt1XVIyTh2-9W1OjZAIlgydL02XgLpaTxBherMOnVEqTm9UHmffneMo5sGJMvBy-GDRSdiOUEQ9M0msaXARVQ9vDcDCOMw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0B91OZ4dRgU1W_zC9vW03iBIiDmWYjzgzBu0yUJmt1XVIyTh2-9W1OjZAIlgydL02XgLpaTxBherMOnVEqTm9UHmffneMo5sGJMvBy-GDRSdiOUEQ9M0msaXARVQ9vDcDCOMwG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3609975"/>
                    </a:xfrm>
                    <a:prstGeom prst="rect">
                      <a:avLst/>
                    </a:prstGeom>
                    <a:noFill/>
                    <a:ln>
                      <a:noFill/>
                    </a:ln>
                  </pic:spPr>
                </pic:pic>
              </a:graphicData>
            </a:graphic>
          </wp:inline>
        </w:drawing>
      </w:r>
    </w:p>
    <w:p w14:paraId="2E5D48B8" w14:textId="77777777" w:rsidR="00994D3D" w:rsidRPr="001F72BE" w:rsidRDefault="00994D3D" w:rsidP="00994D3D">
      <w:pPr>
        <w:spacing w:after="0" w:line="240" w:lineRule="auto"/>
        <w:rPr>
          <w:rFonts w:ascii="Times New Roman" w:eastAsia="Times New Roman" w:hAnsi="Times New Roman" w:cs="Times New Roman"/>
          <w:b/>
          <w:sz w:val="24"/>
          <w:szCs w:val="24"/>
          <w:rPrChange w:id="130" w:author="Rubio, Matthew E" w:date="2017-02-12T14:51:00Z">
            <w:rPr>
              <w:rFonts w:ascii="Times New Roman" w:eastAsia="Times New Roman" w:hAnsi="Times New Roman" w:cs="Times New Roman"/>
              <w:sz w:val="24"/>
              <w:szCs w:val="24"/>
            </w:rPr>
          </w:rPrChange>
        </w:rPr>
      </w:pPr>
      <w:r w:rsidRPr="001F72BE">
        <w:rPr>
          <w:rFonts w:ascii="Times New Roman" w:eastAsia="Times New Roman" w:hAnsi="Times New Roman" w:cs="Times New Roman"/>
          <w:b/>
          <w:color w:val="000000"/>
          <w:sz w:val="24"/>
          <w:szCs w:val="24"/>
          <w:rPrChange w:id="131" w:author="Rubio, Matthew E" w:date="2017-02-12T14:51:00Z">
            <w:rPr>
              <w:rFonts w:ascii="Times New Roman" w:eastAsia="Times New Roman" w:hAnsi="Times New Roman" w:cs="Times New Roman"/>
              <w:color w:val="000000"/>
              <w:sz w:val="24"/>
              <w:szCs w:val="24"/>
            </w:rPr>
          </w:rPrChange>
        </w:rPr>
        <w:t>3.0  Sources Cited</w:t>
      </w:r>
    </w:p>
    <w:p w14:paraId="4BBB8971" w14:textId="77777777" w:rsidR="00994D3D" w:rsidRPr="00994D3D" w:rsidRDefault="00994D3D" w:rsidP="00994D3D">
      <w:pPr>
        <w:spacing w:after="0" w:line="240" w:lineRule="auto"/>
        <w:rPr>
          <w:rFonts w:ascii="Times New Roman" w:eastAsia="Times New Roman" w:hAnsi="Times New Roman" w:cs="Times New Roman"/>
          <w:sz w:val="24"/>
          <w:szCs w:val="24"/>
        </w:rPr>
      </w:pPr>
    </w:p>
    <w:p w14:paraId="7494A2A4" w14:textId="77777777" w:rsidR="00994D3D" w:rsidRPr="00994D3D" w:rsidRDefault="00994D3D">
      <w:pPr>
        <w:spacing w:after="0" w:line="240" w:lineRule="auto"/>
        <w:ind w:left="360"/>
        <w:rPr>
          <w:rFonts w:ascii="Times New Roman" w:eastAsia="Times New Roman" w:hAnsi="Times New Roman" w:cs="Times New Roman"/>
          <w:sz w:val="24"/>
          <w:szCs w:val="24"/>
        </w:rPr>
        <w:pPrChange w:id="132" w:author="Rubio, Matthew E" w:date="2017-02-12T14:51:00Z">
          <w:pPr>
            <w:spacing w:after="0" w:line="240" w:lineRule="auto"/>
          </w:pPr>
        </w:pPrChange>
      </w:pPr>
      <w:commentRangeStart w:id="133"/>
      <w:r w:rsidRPr="00994D3D">
        <w:rPr>
          <w:rFonts w:ascii="Times New Roman" w:eastAsia="Times New Roman" w:hAnsi="Times New Roman" w:cs="Times New Roman"/>
          <w:color w:val="000000"/>
          <w:sz w:val="24"/>
          <w:szCs w:val="24"/>
        </w:rPr>
        <w:t xml:space="preserve">[1] A. Garza, (2011, April 16). </w:t>
      </w:r>
      <w:r w:rsidRPr="00994D3D">
        <w:rPr>
          <w:rFonts w:ascii="Times New Roman" w:eastAsia="Times New Roman" w:hAnsi="Times New Roman" w:cs="Times New Roman"/>
          <w:i/>
          <w:iCs/>
          <w:color w:val="000000"/>
          <w:sz w:val="24"/>
          <w:szCs w:val="24"/>
        </w:rPr>
        <w:t>GuitArduino Senior Design Project</w:t>
      </w:r>
      <w:r w:rsidRPr="00994D3D">
        <w:rPr>
          <w:rFonts w:ascii="Times New Roman" w:eastAsia="Times New Roman" w:hAnsi="Times New Roman" w:cs="Times New Roman"/>
          <w:color w:val="000000"/>
          <w:sz w:val="24"/>
          <w:szCs w:val="24"/>
        </w:rPr>
        <w:t>. [Video]. Available:  </w:t>
      </w:r>
      <w:r w:rsidR="001F72BE">
        <w:fldChar w:fldCharType="begin"/>
      </w:r>
      <w:r w:rsidR="001F72BE">
        <w:instrText xml:space="preserve"> HYPERLINK "https://www.youtube.com/watch?v=B2s5c1RcswA&amp;t=3s" </w:instrText>
      </w:r>
      <w:r w:rsidR="001F72BE">
        <w:fldChar w:fldCharType="separate"/>
      </w:r>
      <w:r w:rsidRPr="00C01145">
        <w:rPr>
          <w:rFonts w:ascii="Times New Roman" w:eastAsia="Times New Roman" w:hAnsi="Times New Roman" w:cs="Times New Roman"/>
          <w:color w:val="1155CC"/>
          <w:sz w:val="24"/>
          <w:szCs w:val="24"/>
          <w:u w:val="single"/>
        </w:rPr>
        <w:t>https://www.youtube.com/watch?v=B2s5c1RcswA&amp;t=3s</w:t>
      </w:r>
      <w:r w:rsidR="001F72BE">
        <w:rPr>
          <w:rFonts w:ascii="Times New Roman" w:eastAsia="Times New Roman" w:hAnsi="Times New Roman" w:cs="Times New Roman"/>
          <w:color w:val="1155CC"/>
          <w:sz w:val="24"/>
          <w:szCs w:val="24"/>
          <w:u w:val="single"/>
        </w:rPr>
        <w:fldChar w:fldCharType="end"/>
      </w:r>
    </w:p>
    <w:p w14:paraId="053071AE" w14:textId="77777777" w:rsidR="00994D3D" w:rsidRPr="00994D3D" w:rsidRDefault="00994D3D">
      <w:pPr>
        <w:spacing w:after="0" w:line="240" w:lineRule="auto"/>
        <w:ind w:left="360"/>
        <w:rPr>
          <w:rFonts w:ascii="Times New Roman" w:eastAsia="Times New Roman" w:hAnsi="Times New Roman" w:cs="Times New Roman"/>
          <w:sz w:val="24"/>
          <w:szCs w:val="24"/>
        </w:rPr>
        <w:pPrChange w:id="134" w:author="Rubio, Matthew E" w:date="2017-02-12T14:51:00Z">
          <w:pPr>
            <w:spacing w:after="0" w:line="240" w:lineRule="auto"/>
          </w:pPr>
        </w:pPrChange>
      </w:pPr>
    </w:p>
    <w:p w14:paraId="2E85DCAE" w14:textId="77777777" w:rsidR="00994D3D" w:rsidRPr="00994D3D" w:rsidRDefault="00994D3D">
      <w:pPr>
        <w:spacing w:after="0" w:line="240" w:lineRule="auto"/>
        <w:ind w:left="360"/>
        <w:rPr>
          <w:rFonts w:ascii="Times New Roman" w:eastAsia="Times New Roman" w:hAnsi="Times New Roman" w:cs="Times New Roman"/>
          <w:sz w:val="24"/>
          <w:szCs w:val="24"/>
        </w:rPr>
        <w:pPrChange w:id="135" w:author="Rubio, Matthew E" w:date="2017-02-12T14:51:00Z">
          <w:pPr>
            <w:spacing w:after="0" w:line="240" w:lineRule="auto"/>
          </w:pPr>
        </w:pPrChange>
      </w:pPr>
      <w:r w:rsidRPr="00994D3D">
        <w:rPr>
          <w:rFonts w:ascii="Times New Roman" w:eastAsia="Times New Roman" w:hAnsi="Times New Roman" w:cs="Times New Roman"/>
          <w:color w:val="000000"/>
          <w:sz w:val="24"/>
          <w:szCs w:val="24"/>
        </w:rPr>
        <w:t xml:space="preserve">[2] A. Garza, (2011, April 5). </w:t>
      </w:r>
      <w:r w:rsidRPr="00994D3D">
        <w:rPr>
          <w:rFonts w:ascii="Times New Roman" w:eastAsia="Times New Roman" w:hAnsi="Times New Roman" w:cs="Times New Roman"/>
          <w:i/>
          <w:iCs/>
          <w:color w:val="000000"/>
          <w:sz w:val="24"/>
          <w:szCs w:val="24"/>
        </w:rPr>
        <w:t>GuitArduino Update April 5 2011</w:t>
      </w:r>
      <w:r w:rsidRPr="00994D3D">
        <w:rPr>
          <w:rFonts w:ascii="Times New Roman" w:eastAsia="Times New Roman" w:hAnsi="Times New Roman" w:cs="Times New Roman"/>
          <w:color w:val="000000"/>
          <w:sz w:val="24"/>
          <w:szCs w:val="24"/>
        </w:rPr>
        <w:t>. [Video]. Available:  </w:t>
      </w:r>
    </w:p>
    <w:p w14:paraId="606FC917" w14:textId="77777777" w:rsidR="00994D3D" w:rsidRPr="00994D3D" w:rsidRDefault="001F72BE">
      <w:pPr>
        <w:spacing w:after="0" w:line="240" w:lineRule="auto"/>
        <w:ind w:left="360"/>
        <w:rPr>
          <w:rFonts w:ascii="Times New Roman" w:eastAsia="Times New Roman" w:hAnsi="Times New Roman" w:cs="Times New Roman"/>
          <w:sz w:val="24"/>
          <w:szCs w:val="24"/>
        </w:rPr>
        <w:pPrChange w:id="136" w:author="Rubio, Matthew E" w:date="2017-02-12T14:51:00Z">
          <w:pPr>
            <w:spacing w:after="0" w:line="240" w:lineRule="auto"/>
          </w:pPr>
        </w:pPrChange>
      </w:pPr>
      <w:r>
        <w:fldChar w:fldCharType="begin"/>
      </w:r>
      <w:r>
        <w:instrText xml:space="preserve"> HYPERLINK "https://www.youtube.com/watch?v=hd-d87yq7kg" </w:instrText>
      </w:r>
      <w:r>
        <w:fldChar w:fldCharType="separate"/>
      </w:r>
      <w:r w:rsidR="00994D3D" w:rsidRPr="00C01145">
        <w:rPr>
          <w:rFonts w:ascii="Times New Roman" w:eastAsia="Times New Roman" w:hAnsi="Times New Roman" w:cs="Times New Roman"/>
          <w:color w:val="1155CC"/>
          <w:sz w:val="24"/>
          <w:szCs w:val="24"/>
          <w:u w:val="single"/>
        </w:rPr>
        <w:t>https://www.youtube.com/watch?v=hd-d87yq7kg</w:t>
      </w:r>
      <w:r>
        <w:rPr>
          <w:rFonts w:ascii="Times New Roman" w:eastAsia="Times New Roman" w:hAnsi="Times New Roman" w:cs="Times New Roman"/>
          <w:color w:val="1155CC"/>
          <w:sz w:val="24"/>
          <w:szCs w:val="24"/>
          <w:u w:val="single"/>
        </w:rPr>
        <w:fldChar w:fldCharType="end"/>
      </w:r>
    </w:p>
    <w:p w14:paraId="3B8254F1" w14:textId="77777777" w:rsidR="00994D3D" w:rsidRPr="00994D3D" w:rsidRDefault="00994D3D">
      <w:pPr>
        <w:spacing w:after="0" w:line="240" w:lineRule="auto"/>
        <w:ind w:left="360"/>
        <w:rPr>
          <w:rFonts w:ascii="Times New Roman" w:eastAsia="Times New Roman" w:hAnsi="Times New Roman" w:cs="Times New Roman"/>
          <w:sz w:val="24"/>
          <w:szCs w:val="24"/>
        </w:rPr>
        <w:pPrChange w:id="137" w:author="Rubio, Matthew E" w:date="2017-02-12T14:51:00Z">
          <w:pPr>
            <w:spacing w:after="0" w:line="240" w:lineRule="auto"/>
          </w:pPr>
        </w:pPrChange>
      </w:pPr>
    </w:p>
    <w:p w14:paraId="1201765F" w14:textId="77777777" w:rsidR="00994D3D" w:rsidRPr="00994D3D" w:rsidRDefault="00994D3D">
      <w:pPr>
        <w:spacing w:after="0" w:line="240" w:lineRule="auto"/>
        <w:ind w:left="360"/>
        <w:rPr>
          <w:rFonts w:ascii="Times New Roman" w:eastAsia="Times New Roman" w:hAnsi="Times New Roman" w:cs="Times New Roman"/>
          <w:sz w:val="24"/>
          <w:szCs w:val="24"/>
        </w:rPr>
        <w:pPrChange w:id="138" w:author="Rubio, Matthew E" w:date="2017-02-12T14:51:00Z">
          <w:pPr>
            <w:spacing w:after="0" w:line="240" w:lineRule="auto"/>
          </w:pPr>
        </w:pPrChange>
      </w:pPr>
      <w:r w:rsidRPr="00994D3D">
        <w:rPr>
          <w:rFonts w:ascii="Times New Roman" w:eastAsia="Times New Roman" w:hAnsi="Times New Roman" w:cs="Times New Roman"/>
          <w:color w:val="000000"/>
          <w:sz w:val="24"/>
          <w:szCs w:val="24"/>
        </w:rPr>
        <w:t xml:space="preserve">[3] Fretlight Wireless. </w:t>
      </w:r>
      <w:r w:rsidRPr="00994D3D">
        <w:rPr>
          <w:rFonts w:ascii="Times New Roman" w:eastAsia="Times New Roman" w:hAnsi="Times New Roman" w:cs="Times New Roman"/>
          <w:i/>
          <w:iCs/>
          <w:color w:val="000000"/>
          <w:sz w:val="24"/>
          <w:szCs w:val="24"/>
        </w:rPr>
        <w:t xml:space="preserve">FG-621 Wireless Guitar. </w:t>
      </w:r>
      <w:r w:rsidRPr="00994D3D">
        <w:rPr>
          <w:rFonts w:ascii="Times New Roman" w:eastAsia="Times New Roman" w:hAnsi="Times New Roman" w:cs="Times New Roman"/>
          <w:color w:val="000000"/>
          <w:sz w:val="24"/>
          <w:szCs w:val="24"/>
        </w:rPr>
        <w:t>[Online]. Available:</w:t>
      </w:r>
    </w:p>
    <w:p w14:paraId="5D26E5AA" w14:textId="77777777" w:rsidR="00994D3D" w:rsidRPr="00994D3D" w:rsidRDefault="001F72BE">
      <w:pPr>
        <w:spacing w:after="0" w:line="240" w:lineRule="auto"/>
        <w:ind w:left="360"/>
        <w:rPr>
          <w:rFonts w:ascii="Times New Roman" w:eastAsia="Times New Roman" w:hAnsi="Times New Roman" w:cs="Times New Roman"/>
          <w:sz w:val="24"/>
          <w:szCs w:val="24"/>
        </w:rPr>
        <w:pPrChange w:id="139" w:author="Rubio, Matthew E" w:date="2017-02-12T14:51:00Z">
          <w:pPr>
            <w:spacing w:after="0" w:line="240" w:lineRule="auto"/>
          </w:pPr>
        </w:pPrChange>
      </w:pPr>
      <w:r>
        <w:fldChar w:fldCharType="begin"/>
      </w:r>
      <w:r>
        <w:instrText xml:space="preserve"> HYPERLINK "https://fretlight.com/collections/guitars" </w:instrText>
      </w:r>
      <w:r>
        <w:fldChar w:fldCharType="separate"/>
      </w:r>
      <w:r w:rsidR="00994D3D" w:rsidRPr="00C01145">
        <w:rPr>
          <w:rFonts w:ascii="Times New Roman" w:eastAsia="Times New Roman" w:hAnsi="Times New Roman" w:cs="Times New Roman"/>
          <w:color w:val="1155CC"/>
          <w:sz w:val="24"/>
          <w:szCs w:val="24"/>
          <w:u w:val="single"/>
        </w:rPr>
        <w:t>https://fretlight.com/collections/guitars</w:t>
      </w:r>
      <w:r>
        <w:rPr>
          <w:rFonts w:ascii="Times New Roman" w:eastAsia="Times New Roman" w:hAnsi="Times New Roman" w:cs="Times New Roman"/>
          <w:color w:val="1155CC"/>
          <w:sz w:val="24"/>
          <w:szCs w:val="24"/>
          <w:u w:val="single"/>
        </w:rPr>
        <w:fldChar w:fldCharType="end"/>
      </w:r>
      <w:commentRangeEnd w:id="133"/>
      <w:r>
        <w:rPr>
          <w:rStyle w:val="CommentReference"/>
        </w:rPr>
        <w:commentReference w:id="133"/>
      </w:r>
    </w:p>
    <w:p w14:paraId="38458BB7" w14:textId="77777777" w:rsidR="00994D3D" w:rsidRPr="00994D3D" w:rsidRDefault="00994D3D" w:rsidP="00994D3D">
      <w:pPr>
        <w:spacing w:after="0" w:line="240" w:lineRule="auto"/>
        <w:rPr>
          <w:rFonts w:ascii="Times New Roman" w:eastAsia="Times New Roman" w:hAnsi="Times New Roman" w:cs="Times New Roman"/>
          <w:sz w:val="24"/>
          <w:szCs w:val="24"/>
        </w:rPr>
      </w:pPr>
    </w:p>
    <w:p w14:paraId="5F0DC6F7" w14:textId="77777777" w:rsidR="00C01145" w:rsidRDefault="00994D3D" w:rsidP="00994D3D">
      <w:pPr>
        <w:spacing w:after="0" w:line="240" w:lineRule="auto"/>
        <w:rPr>
          <w:rFonts w:ascii="Times New Roman" w:eastAsia="Times New Roman" w:hAnsi="Times New Roman" w:cs="Times New Roman"/>
          <w:color w:val="000000"/>
          <w:sz w:val="24"/>
          <w:szCs w:val="24"/>
        </w:rPr>
      </w:pPr>
      <w:r w:rsidRPr="00994D3D">
        <w:rPr>
          <w:rFonts w:ascii="Times New Roman" w:eastAsia="Times New Roman" w:hAnsi="Times New Roman" w:cs="Times New Roman"/>
          <w:color w:val="000000"/>
          <w:sz w:val="24"/>
          <w:szCs w:val="24"/>
        </w:rPr>
        <w:t> </w:t>
      </w:r>
    </w:p>
    <w:p w14:paraId="2E96E99E"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6E8D1DD9"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6BF0AAA"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5A08E6E9"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228F599B" w14:textId="77777777" w:rsidR="00994D3D" w:rsidRPr="001D3E54" w:rsidRDefault="00994D3D">
      <w:pPr>
        <w:spacing w:after="0" w:line="240" w:lineRule="auto"/>
        <w:jc w:val="center"/>
        <w:rPr>
          <w:rFonts w:ascii="Times New Roman" w:eastAsia="Times New Roman" w:hAnsi="Times New Roman" w:cs="Times New Roman"/>
          <w:b/>
          <w:color w:val="000000"/>
          <w:sz w:val="24"/>
          <w:szCs w:val="24"/>
          <w:rPrChange w:id="140" w:author="Rubio, Matthew E" w:date="2017-02-12T14:58:00Z">
            <w:rPr>
              <w:rFonts w:ascii="Times New Roman" w:eastAsia="Times New Roman" w:hAnsi="Times New Roman" w:cs="Times New Roman"/>
              <w:color w:val="000000"/>
              <w:sz w:val="24"/>
              <w:szCs w:val="24"/>
            </w:rPr>
          </w:rPrChange>
        </w:rPr>
        <w:pPrChange w:id="141" w:author="Rubio, Matthew E" w:date="2017-02-12T14:58:00Z">
          <w:pPr>
            <w:spacing w:after="0" w:line="240" w:lineRule="auto"/>
          </w:pPr>
        </w:pPrChange>
      </w:pPr>
      <w:r w:rsidRPr="001D3E54">
        <w:rPr>
          <w:rFonts w:ascii="Times New Roman" w:eastAsia="Times New Roman" w:hAnsi="Times New Roman" w:cs="Times New Roman"/>
          <w:b/>
          <w:color w:val="000000"/>
          <w:sz w:val="24"/>
          <w:szCs w:val="24"/>
          <w:rPrChange w:id="142" w:author="Rubio, Matthew E" w:date="2017-02-12T14:58:00Z">
            <w:rPr>
              <w:rFonts w:ascii="Times New Roman" w:eastAsia="Times New Roman" w:hAnsi="Times New Roman" w:cs="Times New Roman"/>
              <w:color w:val="000000"/>
              <w:sz w:val="24"/>
              <w:szCs w:val="24"/>
            </w:rPr>
          </w:rPrChange>
        </w:rPr>
        <w:lastRenderedPageBreak/>
        <w:t xml:space="preserve">Appendix 1:  CAD Model </w:t>
      </w:r>
      <w:commentRangeStart w:id="143"/>
      <w:r w:rsidRPr="001D3E54">
        <w:rPr>
          <w:rFonts w:ascii="Times New Roman" w:eastAsia="Times New Roman" w:hAnsi="Times New Roman" w:cs="Times New Roman"/>
          <w:b/>
          <w:color w:val="000000"/>
          <w:sz w:val="24"/>
          <w:szCs w:val="24"/>
          <w:rPrChange w:id="144" w:author="Rubio, Matthew E" w:date="2017-02-12T14:58:00Z">
            <w:rPr>
              <w:rFonts w:ascii="Times New Roman" w:eastAsia="Times New Roman" w:hAnsi="Times New Roman" w:cs="Times New Roman"/>
              <w:color w:val="000000"/>
              <w:sz w:val="24"/>
              <w:szCs w:val="24"/>
            </w:rPr>
          </w:rPrChange>
        </w:rPr>
        <w:t>Illustrations</w:t>
      </w:r>
      <w:commentRangeEnd w:id="143"/>
      <w:r w:rsidR="001D3E54" w:rsidRPr="001D3E54">
        <w:rPr>
          <w:rStyle w:val="CommentReference"/>
          <w:b/>
          <w:rPrChange w:id="145" w:author="Rubio, Matthew E" w:date="2017-02-12T14:58:00Z">
            <w:rPr>
              <w:rStyle w:val="CommentReference"/>
            </w:rPr>
          </w:rPrChange>
        </w:rPr>
        <w:commentReference w:id="143"/>
      </w:r>
    </w:p>
    <w:p w14:paraId="706D446E" w14:textId="77777777" w:rsidR="00C01145" w:rsidRPr="00994D3D" w:rsidRDefault="00C01145" w:rsidP="00994D3D">
      <w:pPr>
        <w:spacing w:after="0" w:line="240" w:lineRule="auto"/>
        <w:rPr>
          <w:rFonts w:ascii="Times New Roman" w:eastAsia="Times New Roman" w:hAnsi="Times New Roman" w:cs="Times New Roman"/>
          <w:sz w:val="24"/>
          <w:szCs w:val="24"/>
        </w:rPr>
      </w:pPr>
    </w:p>
    <w:p w14:paraId="2AE727D9"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drawing>
          <wp:inline distT="0" distB="0" distL="0" distR="0" wp14:anchorId="497D5F91" wp14:editId="69C828D2">
            <wp:extent cx="4619625" cy="3695700"/>
            <wp:effectExtent l="0" t="0" r="9525" b="0"/>
            <wp:docPr id="6" name="Picture 6" descr="https://lh5.googleusercontent.com/05VO7DhwomFMuxWO_jie5XqyzOOexjAVTUrzIif0GWFK_vj0S2NhKlqxaE6LWlvmCCJE9cOCwKnbszr23FqNeYbvqdHfVME_DzZfkHj3uwieOD54GBMEwQQwo7IKVVZGciSNy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5VO7DhwomFMuxWO_jie5XqyzOOexjAVTUrzIif0GWFK_vj0S2NhKlqxaE6LWlvmCCJE9cOCwKnbszr23FqNeYbvqdHfVME_DzZfkHj3uwieOD54GBMEwQQwo7IKVVZGciSNyK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0F07B4A"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Figure 1: Front view of PCB mount</w:t>
      </w:r>
    </w:p>
    <w:p w14:paraId="24B675FD"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drawing>
          <wp:inline distT="0" distB="0" distL="0" distR="0" wp14:anchorId="3ED2F6C0" wp14:editId="3E510442">
            <wp:extent cx="4772025" cy="2847975"/>
            <wp:effectExtent l="0" t="0" r="9525" b="9525"/>
            <wp:docPr id="4" name="Picture 4" descr="https://lh5.googleusercontent.com/3pfB44Hgbmux6S1qjmeX4tYEjwsPIRpo3NN5iTsFwbmbyG-0FvRIUQLs6m8LThTI5nvwR2dCTVZXlXZLNFpgOwZcJ-fdZaJyi4qJGELPlVbjzuDZPzLZRnhTd1A2BetV1O-lf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pfB44Hgbmux6S1qjmeX4tYEjwsPIRpo3NN5iTsFwbmbyG-0FvRIUQLs6m8LThTI5nvwR2dCTVZXlXZLNFpgOwZcJ-fdZaJyi4qJGELPlVbjzuDZPzLZRnhTd1A2BetV1O-lf7E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025" cy="2847975"/>
                    </a:xfrm>
                    <a:prstGeom prst="rect">
                      <a:avLst/>
                    </a:prstGeom>
                    <a:noFill/>
                    <a:ln>
                      <a:noFill/>
                    </a:ln>
                  </pic:spPr>
                </pic:pic>
              </a:graphicData>
            </a:graphic>
          </wp:inline>
        </w:drawing>
      </w:r>
    </w:p>
    <w:p w14:paraId="06D935EB"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Figure 2: Side view of PCB mount</w:t>
      </w:r>
    </w:p>
    <w:p w14:paraId="55F63087"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lastRenderedPageBreak/>
        <w:drawing>
          <wp:inline distT="0" distB="0" distL="0" distR="0" wp14:anchorId="451D3004" wp14:editId="0BC7F3B4">
            <wp:extent cx="3924300" cy="2905125"/>
            <wp:effectExtent l="0" t="0" r="0" b="9525"/>
            <wp:docPr id="3" name="Picture 3" descr="https://lh5.googleusercontent.com/B7jPBZCZMorfjYwRkI8AkG70hiyvRlhW22xfCAMPuVrE8xc1LQ8tJqbcBdP90iy87PqVi0qsRmukRByEq8Yn0KsF5w_QL5y_JBkM9AL9txkqiuDF7xsX7Os7FCQRD9o1wollC_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7jPBZCZMorfjYwRkI8AkG70hiyvRlhW22xfCAMPuVrE8xc1LQ8tJqbcBdP90iy87PqVi0qsRmukRByEq8Yn0KsF5w_QL5y_JBkM9AL9txkqiuDF7xsX7Os7FCQRD9o1wollC_h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2905125"/>
                    </a:xfrm>
                    <a:prstGeom prst="rect">
                      <a:avLst/>
                    </a:prstGeom>
                    <a:noFill/>
                    <a:ln>
                      <a:noFill/>
                    </a:ln>
                  </pic:spPr>
                </pic:pic>
              </a:graphicData>
            </a:graphic>
          </wp:inline>
        </w:drawing>
      </w:r>
    </w:p>
    <w:p w14:paraId="60B09D6B"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Figure 3: Bottom view of PCB mount</w:t>
      </w:r>
    </w:p>
    <w:p w14:paraId="72940974"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sz w:val="24"/>
          <w:szCs w:val="24"/>
        </w:rPr>
        <w:drawing>
          <wp:inline distT="0" distB="0" distL="0" distR="0" wp14:anchorId="10DD0999" wp14:editId="0AC5F7D2">
            <wp:extent cx="3695700" cy="2638425"/>
            <wp:effectExtent l="0" t="0" r="0" b="9525"/>
            <wp:docPr id="2" name="Picture 2" descr="https://lh5.googleusercontent.com/NJhZkgkaAkPuFCA8dfTRIzM0KhfVLufjGcVnDFkGYJYTzg_bbefTliQScHvLYijLIQduycKRLcV43v3ohsriKP8Ig8Kv59m0p6RK7V1I8dA7GxnJvalG4hFeZrYtf8R1KzPhY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NJhZkgkaAkPuFCA8dfTRIzM0KhfVLufjGcVnDFkGYJYTzg_bbefTliQScHvLYijLIQduycKRLcV43v3ohsriKP8Ig8Kv59m0p6RK7V1I8dA7GxnJvalG4hFeZrYtf8R1KzPhYfb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2638425"/>
                    </a:xfrm>
                    <a:prstGeom prst="rect">
                      <a:avLst/>
                    </a:prstGeom>
                    <a:noFill/>
                    <a:ln>
                      <a:noFill/>
                    </a:ln>
                  </pic:spPr>
                </pic:pic>
              </a:graphicData>
            </a:graphic>
          </wp:inline>
        </w:drawing>
      </w:r>
    </w:p>
    <w:p w14:paraId="343BA373"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Figure 4: Isometric view of PCB mount</w:t>
      </w:r>
    </w:p>
    <w:p w14:paraId="6EFA3370"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3D printed PCB mount modeled in Autodesk Inventor Pro:</w:t>
      </w:r>
    </w:p>
    <w:p w14:paraId="0F944687"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 xml:space="preserve">Placed near body on back side of guitar neck. Attached by glue. </w:t>
      </w:r>
    </w:p>
    <w:p w14:paraId="46625FD1"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Dimensions in screenshot were auto-converted to inches from millimeters.</w:t>
      </w:r>
    </w:p>
    <w:p w14:paraId="4702A64C"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 xml:space="preserve">Length 21.05mm x Width 21.05mm </w:t>
      </w:r>
    </w:p>
    <w:p w14:paraId="4BB2957D"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Curve has a radius of 5.36mm</w:t>
      </w:r>
    </w:p>
    <w:p w14:paraId="1D1DBB1F"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Recessed section in the back is to compensate for the slope in height from the neck to the body. Slope height is 4.68mm.</w:t>
      </w:r>
    </w:p>
    <w:p w14:paraId="18A05E85"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Recessed section on bottom for PCB: 0.05mm from the edges, 0.1mm depth (depth may change depending on total height of PCB).</w:t>
      </w:r>
    </w:p>
    <w:p w14:paraId="5B56C804" w14:textId="77777777" w:rsidR="00994D3D" w:rsidRPr="00994D3D" w:rsidRDefault="00994D3D" w:rsidP="00994D3D">
      <w:pPr>
        <w:spacing w:after="0" w:line="240" w:lineRule="auto"/>
        <w:rPr>
          <w:rFonts w:ascii="Times New Roman" w:eastAsia="Times New Roman" w:hAnsi="Times New Roman" w:cs="Times New Roman"/>
          <w:sz w:val="24"/>
          <w:szCs w:val="24"/>
        </w:rPr>
      </w:pPr>
    </w:p>
    <w:p w14:paraId="2B442808" w14:textId="77777777" w:rsidR="001D3E54" w:rsidRDefault="001D3E54">
      <w:pPr>
        <w:rPr>
          <w:ins w:id="146" w:author="Rubio, Matthew E" w:date="2017-02-12T14:58:00Z"/>
          <w:rFonts w:ascii="Times New Roman" w:eastAsia="Times New Roman" w:hAnsi="Times New Roman" w:cs="Times New Roman"/>
          <w:b/>
          <w:color w:val="000000"/>
          <w:sz w:val="24"/>
          <w:szCs w:val="24"/>
        </w:rPr>
      </w:pPr>
      <w:ins w:id="147" w:author="Rubio, Matthew E" w:date="2017-02-12T14:58:00Z">
        <w:r>
          <w:rPr>
            <w:rFonts w:ascii="Times New Roman" w:eastAsia="Times New Roman" w:hAnsi="Times New Roman" w:cs="Times New Roman"/>
            <w:b/>
            <w:color w:val="000000"/>
            <w:sz w:val="24"/>
            <w:szCs w:val="24"/>
          </w:rPr>
          <w:br w:type="page"/>
        </w:r>
      </w:ins>
    </w:p>
    <w:p w14:paraId="70C087EE" w14:textId="77777777" w:rsidR="00994D3D" w:rsidRPr="001D3E54" w:rsidRDefault="00994D3D">
      <w:pPr>
        <w:spacing w:after="0" w:line="240" w:lineRule="auto"/>
        <w:jc w:val="center"/>
        <w:rPr>
          <w:rFonts w:ascii="Times New Roman" w:eastAsia="Times New Roman" w:hAnsi="Times New Roman" w:cs="Times New Roman"/>
          <w:b/>
          <w:sz w:val="24"/>
          <w:szCs w:val="24"/>
          <w:rPrChange w:id="148" w:author="Rubio, Matthew E" w:date="2017-02-12T14:58:00Z">
            <w:rPr>
              <w:rFonts w:ascii="Times New Roman" w:eastAsia="Times New Roman" w:hAnsi="Times New Roman" w:cs="Times New Roman"/>
              <w:sz w:val="24"/>
              <w:szCs w:val="24"/>
            </w:rPr>
          </w:rPrChange>
        </w:rPr>
        <w:pPrChange w:id="149" w:author="Rubio, Matthew E" w:date="2017-02-12T14:58:00Z">
          <w:pPr>
            <w:spacing w:after="0" w:line="240" w:lineRule="auto"/>
          </w:pPr>
        </w:pPrChange>
      </w:pPr>
      <w:r w:rsidRPr="001D3E54">
        <w:rPr>
          <w:rFonts w:ascii="Times New Roman" w:eastAsia="Times New Roman" w:hAnsi="Times New Roman" w:cs="Times New Roman"/>
          <w:b/>
          <w:color w:val="000000"/>
          <w:sz w:val="24"/>
          <w:szCs w:val="24"/>
          <w:rPrChange w:id="150" w:author="Rubio, Matthew E" w:date="2017-02-12T14:58:00Z">
            <w:rPr>
              <w:rFonts w:ascii="Times New Roman" w:eastAsia="Times New Roman" w:hAnsi="Times New Roman" w:cs="Times New Roman"/>
              <w:color w:val="000000"/>
              <w:sz w:val="24"/>
              <w:szCs w:val="24"/>
            </w:rPr>
          </w:rPrChange>
        </w:rPr>
        <w:lastRenderedPageBreak/>
        <w:t>Appendix 2:  Project Packaging Specifications</w:t>
      </w:r>
    </w:p>
    <w:tbl>
      <w:tblPr>
        <w:tblW w:w="9360" w:type="dxa"/>
        <w:tblCellMar>
          <w:top w:w="15" w:type="dxa"/>
          <w:left w:w="15" w:type="dxa"/>
          <w:bottom w:w="15" w:type="dxa"/>
          <w:right w:w="15" w:type="dxa"/>
        </w:tblCellMar>
        <w:tblLook w:val="04A0" w:firstRow="1" w:lastRow="0" w:firstColumn="1" w:lastColumn="0" w:noHBand="0" w:noVBand="1"/>
      </w:tblPr>
      <w:tblGrid>
        <w:gridCol w:w="1327"/>
        <w:gridCol w:w="2591"/>
        <w:gridCol w:w="1944"/>
        <w:gridCol w:w="1723"/>
        <w:gridCol w:w="1775"/>
      </w:tblGrid>
      <w:tr w:rsidR="00994D3D" w:rsidRPr="00994D3D" w14:paraId="727C3BDA"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BAB2D"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29E9D"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BA887"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Tooling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6D"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Estimated Weight (oz)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18D07"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Estimated Unit Cost ($)</w:t>
            </w:r>
          </w:p>
        </w:tc>
      </w:tr>
      <w:tr w:rsidR="00994D3D" w:rsidRPr="00994D3D" w14:paraId="1B300DCA"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11335"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PLA**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9937"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PCB 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4BF53"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CC605"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72C0"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2.00</w:t>
            </w:r>
          </w:p>
        </w:tc>
      </w:tr>
      <w:tr w:rsidR="00994D3D" w:rsidRPr="00994D3D" w14:paraId="174BB0A5"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DB04A"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Acrylic 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0B94F"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Neck cover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EEE8"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Dremel*, 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700A4"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05C90"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20.00 / sheet</w:t>
            </w:r>
          </w:p>
        </w:tc>
      </w:tr>
      <w:tr w:rsidR="00994D3D" w:rsidRPr="00994D3D" w14:paraId="1F221CEB"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637D"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Glue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99013"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Attach PCB mount to neck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DE54"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Hot Glue gun*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038E"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0A32"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0.50 to adhere</w:t>
            </w:r>
          </w:p>
          <w:p w14:paraId="192AEF11"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3.00 / package</w:t>
            </w:r>
          </w:p>
        </w:tc>
      </w:tr>
      <w:tr w:rsidR="00994D3D" w:rsidRPr="00994D3D" w14:paraId="0EC50020"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C309E"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Screws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22805"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Attach PCB to 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5FCCB"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Screwdriver*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FBB55"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7F92"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1.54/bag of 4</w:t>
            </w:r>
          </w:p>
        </w:tc>
      </w:tr>
      <w:tr w:rsidR="00994D3D" w:rsidRPr="00994D3D" w14:paraId="5B4389E1"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774F"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Velcro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7E792"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Attach PCB to neck (can use hot glue as alt)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B85A9"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Scissors*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7204"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0A8C"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18.00 for 10ft</w:t>
            </w:r>
          </w:p>
        </w:tc>
      </w:tr>
      <w:tr w:rsidR="00994D3D" w:rsidRPr="00994D3D" w14:paraId="499A3744" w14:textId="77777777" w:rsidTr="00994D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D6197"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String Sleeves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CA6E"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Isolate strings from shorting battery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9901"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Scissors*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9A4C"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934C4"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4.25</w:t>
            </w:r>
          </w:p>
        </w:tc>
      </w:tr>
    </w:tbl>
    <w:p w14:paraId="3C47137B"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Table 1: Project Packaging Materials, Weight, Cost, and Tooling</w:t>
      </w:r>
    </w:p>
    <w:p w14:paraId="0DC31F1E"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 xml:space="preserve">* </w:t>
      </w:r>
      <w:commentRangeStart w:id="151"/>
      <w:r w:rsidRPr="00994D3D">
        <w:rPr>
          <w:rFonts w:ascii="Times New Roman" w:eastAsia="Times New Roman" w:hAnsi="Times New Roman" w:cs="Times New Roman"/>
          <w:color w:val="000000"/>
          <w:sz w:val="24"/>
          <w:szCs w:val="24"/>
        </w:rPr>
        <w:t>Tools will be borrowed and not affect cost.</w:t>
      </w:r>
    </w:p>
    <w:p w14:paraId="118D75AD" w14:textId="77777777" w:rsidR="00994D3D" w:rsidRPr="00994D3D" w:rsidRDefault="00994D3D" w:rsidP="00994D3D">
      <w:pPr>
        <w:spacing w:after="0" w:line="240" w:lineRule="auto"/>
        <w:rPr>
          <w:rFonts w:ascii="Times New Roman" w:eastAsia="Times New Roman" w:hAnsi="Times New Roman" w:cs="Times New Roman"/>
          <w:sz w:val="24"/>
          <w:szCs w:val="24"/>
        </w:rPr>
      </w:pPr>
      <w:r w:rsidRPr="00994D3D">
        <w:rPr>
          <w:rFonts w:ascii="Times New Roman" w:eastAsia="Times New Roman" w:hAnsi="Times New Roman" w:cs="Times New Roman"/>
          <w:color w:val="000000"/>
          <w:sz w:val="24"/>
          <w:szCs w:val="24"/>
        </w:rPr>
        <w:t xml:space="preserve">** 3D printer use and PLA could be donated by Austin or Brian. </w:t>
      </w:r>
      <w:commentRangeEnd w:id="151"/>
      <w:r w:rsidR="001D3E54">
        <w:rPr>
          <w:rStyle w:val="CommentReference"/>
        </w:rPr>
        <w:commentReference w:id="151"/>
      </w:r>
    </w:p>
    <w:p w14:paraId="7AE83507"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9473CD0"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7CF4C75C"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5590FF6B"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6A39466"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C80CF71"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4A2F958"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6B446FE5"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B85969C"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0EEFA03D"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19E2F52A"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2E41E28"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7465AC76"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7B961317"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47674CAC"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60F52AF0"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87D2BD4"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5073A69"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7158922D"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6DECC5DA"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2F6F1FA0"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551D1876"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584050D1"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3669359F"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7D3AEA7A"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584242BB" w14:textId="77777777" w:rsidR="00C01145" w:rsidRDefault="00C01145" w:rsidP="00994D3D">
      <w:pPr>
        <w:spacing w:after="0" w:line="240" w:lineRule="auto"/>
        <w:rPr>
          <w:rFonts w:ascii="Times New Roman" w:eastAsia="Times New Roman" w:hAnsi="Times New Roman" w:cs="Times New Roman"/>
          <w:color w:val="000000"/>
          <w:sz w:val="24"/>
          <w:szCs w:val="24"/>
        </w:rPr>
      </w:pPr>
    </w:p>
    <w:p w14:paraId="0106D5E1" w14:textId="77777777" w:rsidR="00C01145" w:rsidRPr="001D3E54" w:rsidRDefault="00994D3D">
      <w:pPr>
        <w:spacing w:after="0" w:line="240" w:lineRule="auto"/>
        <w:jc w:val="center"/>
        <w:rPr>
          <w:rFonts w:ascii="Times New Roman" w:eastAsia="Times New Roman" w:hAnsi="Times New Roman" w:cs="Times New Roman"/>
          <w:b/>
          <w:sz w:val="24"/>
          <w:szCs w:val="24"/>
          <w:rPrChange w:id="152" w:author="Rubio, Matthew E" w:date="2017-02-12T14:58:00Z">
            <w:rPr>
              <w:rFonts w:ascii="Times New Roman" w:eastAsia="Times New Roman" w:hAnsi="Times New Roman" w:cs="Times New Roman"/>
              <w:sz w:val="24"/>
              <w:szCs w:val="24"/>
            </w:rPr>
          </w:rPrChange>
        </w:rPr>
        <w:pPrChange w:id="153" w:author="Rubio, Matthew E" w:date="2017-02-12T14:58:00Z">
          <w:pPr>
            <w:spacing w:after="0" w:line="240" w:lineRule="auto"/>
          </w:pPr>
        </w:pPrChange>
      </w:pPr>
      <w:r w:rsidRPr="001D3E54">
        <w:rPr>
          <w:rFonts w:ascii="Times New Roman" w:eastAsia="Times New Roman" w:hAnsi="Times New Roman" w:cs="Times New Roman"/>
          <w:b/>
          <w:color w:val="000000"/>
          <w:sz w:val="24"/>
          <w:szCs w:val="24"/>
          <w:rPrChange w:id="154" w:author="Rubio, Matthew E" w:date="2017-02-12T14:58:00Z">
            <w:rPr>
              <w:rFonts w:ascii="Times New Roman" w:eastAsia="Times New Roman" w:hAnsi="Times New Roman" w:cs="Times New Roman"/>
              <w:color w:val="000000"/>
              <w:sz w:val="24"/>
              <w:szCs w:val="24"/>
            </w:rPr>
          </w:rPrChange>
        </w:rPr>
        <w:t>Appendix 3:  PCB Footprint Layout</w:t>
      </w:r>
    </w:p>
    <w:p w14:paraId="7E47D953" w14:textId="77777777" w:rsidR="00C01145" w:rsidRDefault="00C01145" w:rsidP="00994D3D">
      <w:pPr>
        <w:spacing w:after="0" w:line="240" w:lineRule="auto"/>
        <w:jc w:val="center"/>
        <w:rPr>
          <w:rFonts w:ascii="Times New Roman" w:eastAsia="Times New Roman" w:hAnsi="Times New Roman" w:cs="Times New Roman"/>
          <w:noProof/>
          <w:color w:val="000000"/>
        </w:rPr>
      </w:pPr>
    </w:p>
    <w:p w14:paraId="25693506" w14:textId="77777777" w:rsidR="00C01145" w:rsidRDefault="00C01145" w:rsidP="00994D3D">
      <w:pPr>
        <w:spacing w:after="0" w:line="240" w:lineRule="auto"/>
        <w:jc w:val="center"/>
        <w:rPr>
          <w:rFonts w:ascii="Times New Roman" w:eastAsia="Times New Roman" w:hAnsi="Times New Roman" w:cs="Times New Roman"/>
          <w:noProof/>
          <w:color w:val="000000"/>
        </w:rPr>
      </w:pPr>
    </w:p>
    <w:p w14:paraId="5023ED89" w14:textId="77777777" w:rsidR="00994D3D" w:rsidRPr="00994D3D" w:rsidRDefault="00994D3D" w:rsidP="00994D3D">
      <w:pPr>
        <w:spacing w:after="0" w:line="240" w:lineRule="auto"/>
        <w:jc w:val="center"/>
        <w:rPr>
          <w:rFonts w:ascii="Times New Roman" w:eastAsia="Times New Roman" w:hAnsi="Times New Roman" w:cs="Times New Roman"/>
          <w:sz w:val="24"/>
          <w:szCs w:val="24"/>
        </w:rPr>
      </w:pPr>
      <w:r w:rsidRPr="00C01145">
        <w:rPr>
          <w:rFonts w:ascii="Times New Roman" w:eastAsia="Times New Roman" w:hAnsi="Times New Roman" w:cs="Times New Roman"/>
          <w:noProof/>
          <w:color w:val="000000"/>
        </w:rPr>
        <w:lastRenderedPageBreak/>
        <w:drawing>
          <wp:inline distT="0" distB="0" distL="0" distR="0" wp14:anchorId="67C0E078" wp14:editId="6D7049BC">
            <wp:extent cx="7563099" cy="2842118"/>
            <wp:effectExtent l="0" t="0" r="0" b="0"/>
            <wp:docPr id="1" name="Picture 1" descr="https://lh6.googleusercontent.com/NnzE2wcB3i6G78o0n9j_npnRzoo0h9BCTgo6vUm6PKrorELBVnUTR4tASjwLao2VR2-Tfw8DuIKMPTpP3iMhYfm2XhRBBKRLlNRlgJ3EpYgZgOCvuSABkfd8FRfeNTkoV99Jtr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nzE2wcB3i6G78o0n9j_npnRzoo0h9BCTgo6vUm6PKrorELBVnUTR4tASjwLao2VR2-Tfw8DuIKMPTpP3iMhYfm2XhRBBKRLlNRlgJ3EpYgZgOCvuSABkfd8FRfeNTkoV99JtrHy"/>
                    <pic:cNvPicPr>
                      <a:picLocks noChangeAspect="1" noChangeArrowheads="1"/>
                    </pic:cNvPicPr>
                  </pic:nvPicPr>
                  <pic:blipFill rotWithShape="1">
                    <a:blip r:embed="rId15">
                      <a:extLst>
                        <a:ext uri="{28A0092B-C50C-407E-A947-70E740481C1C}">
                          <a14:useLocalDpi xmlns:a14="http://schemas.microsoft.com/office/drawing/2010/main" val="0"/>
                        </a:ext>
                      </a:extLst>
                    </a:blip>
                    <a:srcRect l="5247" t="25765" r="29228" b="33926"/>
                    <a:stretch/>
                  </pic:blipFill>
                  <pic:spPr bwMode="auto">
                    <a:xfrm rot="5400000">
                      <a:off x="0" y="0"/>
                      <a:ext cx="7682038" cy="2886814"/>
                    </a:xfrm>
                    <a:prstGeom prst="rect">
                      <a:avLst/>
                    </a:prstGeom>
                    <a:noFill/>
                    <a:ln>
                      <a:noFill/>
                    </a:ln>
                    <a:extLst>
                      <a:ext uri="{53640926-AAD7-44D8-BBD7-CCE9431645EC}">
                        <a14:shadowObscured xmlns:a14="http://schemas.microsoft.com/office/drawing/2010/main"/>
                      </a:ext>
                    </a:extLst>
                  </pic:spPr>
                </pic:pic>
              </a:graphicData>
            </a:graphic>
          </wp:inline>
        </w:drawing>
      </w:r>
    </w:p>
    <w:p w14:paraId="0D5C901E" w14:textId="77777777" w:rsidR="001F72BE" w:rsidRPr="00C01145" w:rsidRDefault="001F72BE">
      <w:pPr>
        <w:rPr>
          <w:rFonts w:ascii="Times New Roman" w:hAnsi="Times New Roman" w:cs="Times New Roman"/>
        </w:rPr>
      </w:pPr>
    </w:p>
    <w:sectPr w:rsidR="001F72BE" w:rsidRPr="00C011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Rubio, Matthew E" w:date="2017-02-12T14:48:00Z" w:initials="RME">
    <w:p w14:paraId="41FADF46" w14:textId="77777777" w:rsidR="001F72BE" w:rsidRDefault="001F72BE">
      <w:pPr>
        <w:pStyle w:val="CommentText"/>
      </w:pPr>
      <w:r>
        <w:rPr>
          <w:rStyle w:val="CommentReference"/>
        </w:rPr>
        <w:annotationRef/>
      </w:r>
      <w:r>
        <w:t>Please don’t change the template so heavily. If you edit the document outside Word, please paste back in the original template’s header before submitting.</w:t>
      </w:r>
    </w:p>
  </w:comment>
  <w:comment w:id="94" w:author="Rubio, Matthew E" w:date="2017-02-12T14:52:00Z" w:initials="RME">
    <w:p w14:paraId="50545985" w14:textId="77777777" w:rsidR="001F72BE" w:rsidRDefault="001F72BE">
      <w:pPr>
        <w:pStyle w:val="CommentText"/>
      </w:pPr>
      <w:r>
        <w:rPr>
          <w:rStyle w:val="CommentReference"/>
        </w:rPr>
        <w:annotationRef/>
      </w:r>
      <w:r>
        <w:t>You can easily find out which if you know which Arduino variant he used. It is likely an Atmel AVR ATMega which is the family that most Arduinos use.</w:t>
      </w:r>
    </w:p>
  </w:comment>
  <w:comment w:id="95" w:author="Rubio, Matthew E" w:date="2017-02-12T14:51:00Z" w:initials="RME">
    <w:p w14:paraId="4EFB1C08" w14:textId="77777777" w:rsidR="001F72BE" w:rsidRDefault="001F72BE">
      <w:pPr>
        <w:pStyle w:val="CommentText"/>
      </w:pPr>
      <w:r>
        <w:rPr>
          <w:rStyle w:val="CommentReference"/>
        </w:rPr>
        <w:annotationRef/>
      </w:r>
      <w:r>
        <w:t>Label and number each and every figure.</w:t>
      </w:r>
    </w:p>
  </w:comment>
  <w:comment w:id="96" w:author="Rubio, Matthew E" w:date="2017-02-12T14:54:00Z" w:initials="RME">
    <w:p w14:paraId="126F3B25" w14:textId="77777777" w:rsidR="001F72BE" w:rsidRDefault="001F72BE">
      <w:pPr>
        <w:pStyle w:val="CommentText"/>
      </w:pPr>
      <w:r>
        <w:rPr>
          <w:rStyle w:val="CommentReference"/>
        </w:rPr>
        <w:annotationRef/>
      </w:r>
      <w:r>
        <w:t>Could you explain how your frets are connecting to the PCB? Is the PCB going to have mounting holes for the frets, or are the frets glued/soldered on?</w:t>
      </w:r>
    </w:p>
  </w:comment>
  <w:comment w:id="129" w:author="Rubio, Matthew E" w:date="2017-02-12T14:57:00Z" w:initials="RME">
    <w:p w14:paraId="503CC4EB" w14:textId="77777777" w:rsidR="001F72BE" w:rsidRDefault="001F72BE">
      <w:pPr>
        <w:pStyle w:val="CommentText"/>
      </w:pPr>
      <w:r>
        <w:rPr>
          <w:rStyle w:val="CommentReference"/>
        </w:rPr>
        <w:annotationRef/>
      </w:r>
      <w:r>
        <w:t>You explain the downside, but aren’t showing how your project solves this issue.</w:t>
      </w:r>
    </w:p>
  </w:comment>
  <w:comment w:id="133" w:author="Rubio, Matthew E" w:date="2017-02-12T14:51:00Z" w:initials="RME">
    <w:p w14:paraId="465B5A57" w14:textId="77777777" w:rsidR="001F72BE" w:rsidRDefault="001F72BE">
      <w:pPr>
        <w:pStyle w:val="CommentText"/>
      </w:pPr>
      <w:r>
        <w:rPr>
          <w:rStyle w:val="CommentReference"/>
        </w:rPr>
        <w:annotationRef/>
      </w:r>
      <w:r>
        <w:t>Hanging indent of 0.25”</w:t>
      </w:r>
      <w:r w:rsidR="001D3E54">
        <w:t xml:space="preserve"> required.</w:t>
      </w:r>
      <w:r w:rsidR="001D3E54">
        <w:br/>
      </w:r>
      <w:r w:rsidR="001D3E54">
        <w:br/>
        <w:t>You MUST cite these sources in the body of your work somewhere! Otherwise it makes no sense for these sources to be in the order they are placed in for section 3.0.</w:t>
      </w:r>
    </w:p>
  </w:comment>
  <w:comment w:id="143" w:author="Rubio, Matthew E" w:date="2017-02-12T14:57:00Z" w:initials="RME">
    <w:p w14:paraId="39A595D2" w14:textId="77777777" w:rsidR="001D3E54" w:rsidRDefault="001D3E54">
      <w:pPr>
        <w:pStyle w:val="CommentText"/>
      </w:pPr>
      <w:r>
        <w:rPr>
          <w:rStyle w:val="CommentReference"/>
        </w:rPr>
        <w:annotationRef/>
      </w:r>
      <w:r>
        <w:t>Dimensional units?</w:t>
      </w:r>
    </w:p>
  </w:comment>
  <w:comment w:id="151" w:author="Rubio, Matthew E" w:date="2017-02-12T14:59:00Z" w:initials="RME">
    <w:p w14:paraId="20716771" w14:textId="77777777" w:rsidR="001D3E54" w:rsidRDefault="001D3E54">
      <w:pPr>
        <w:pStyle w:val="CommentText"/>
      </w:pPr>
      <w:r>
        <w:rPr>
          <w:rStyle w:val="CommentReference"/>
        </w:rPr>
        <w:annotationRef/>
      </w:r>
      <w:r>
        <w:t>I’d advise writing this section with the intention to sell a manufactured product, not as a senior design project. What are the production costs of your product?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FADF46" w15:done="0"/>
  <w15:commentEx w15:paraId="50545985" w15:done="0"/>
  <w15:commentEx w15:paraId="4EFB1C08" w15:done="0"/>
  <w15:commentEx w15:paraId="126F3B25" w15:done="0"/>
  <w15:commentEx w15:paraId="503CC4EB" w15:done="0"/>
  <w15:commentEx w15:paraId="465B5A57" w15:done="0"/>
  <w15:commentEx w15:paraId="39A595D2" w15:done="0"/>
  <w15:commentEx w15:paraId="2071677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BF0776"/>
    <w:multiLevelType w:val="multilevel"/>
    <w:tmpl w:val="7EE6AF00"/>
    <w:lvl w:ilvl="0">
      <w:start w:val="1"/>
      <w:numFmt w:val="decimal"/>
      <w:lvlText w:val="%1.0"/>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bio, Matthew E">
    <w15:presenceInfo w15:providerId="AD" w15:userId="S-1-5-21-1861847230-2120372063-3483355800-371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D3D"/>
    <w:rsid w:val="001D3E54"/>
    <w:rsid w:val="001F72BE"/>
    <w:rsid w:val="00293468"/>
    <w:rsid w:val="00753A32"/>
    <w:rsid w:val="00994D3D"/>
    <w:rsid w:val="00A87C8D"/>
    <w:rsid w:val="00C01145"/>
    <w:rsid w:val="00E96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FBB8"/>
  <w15:chartTrackingRefBased/>
  <w15:docId w15:val="{AA00973D-3403-4E99-92F5-540C476B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4D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94D3D"/>
  </w:style>
  <w:style w:type="character" w:styleId="Hyperlink">
    <w:name w:val="Hyperlink"/>
    <w:basedOn w:val="DefaultParagraphFont"/>
    <w:uiPriority w:val="99"/>
    <w:semiHidden/>
    <w:unhideWhenUsed/>
    <w:rsid w:val="00994D3D"/>
    <w:rPr>
      <w:color w:val="0000FF"/>
      <w:u w:val="single"/>
    </w:rPr>
  </w:style>
  <w:style w:type="paragraph" w:styleId="ListParagraph">
    <w:name w:val="List Paragraph"/>
    <w:basedOn w:val="Normal"/>
    <w:uiPriority w:val="34"/>
    <w:qFormat/>
    <w:rsid w:val="00994D3D"/>
    <w:pPr>
      <w:ind w:left="720"/>
      <w:contextualSpacing/>
    </w:pPr>
  </w:style>
  <w:style w:type="character" w:styleId="CommentReference">
    <w:name w:val="annotation reference"/>
    <w:basedOn w:val="DefaultParagraphFont"/>
    <w:uiPriority w:val="99"/>
    <w:semiHidden/>
    <w:unhideWhenUsed/>
    <w:rsid w:val="001F72BE"/>
    <w:rPr>
      <w:sz w:val="16"/>
      <w:szCs w:val="16"/>
    </w:rPr>
  </w:style>
  <w:style w:type="paragraph" w:styleId="CommentText">
    <w:name w:val="annotation text"/>
    <w:basedOn w:val="Normal"/>
    <w:link w:val="CommentTextChar"/>
    <w:uiPriority w:val="99"/>
    <w:semiHidden/>
    <w:unhideWhenUsed/>
    <w:rsid w:val="001F72BE"/>
    <w:pPr>
      <w:spacing w:line="240" w:lineRule="auto"/>
    </w:pPr>
    <w:rPr>
      <w:sz w:val="20"/>
      <w:szCs w:val="20"/>
    </w:rPr>
  </w:style>
  <w:style w:type="character" w:customStyle="1" w:styleId="CommentTextChar">
    <w:name w:val="Comment Text Char"/>
    <w:basedOn w:val="DefaultParagraphFont"/>
    <w:link w:val="CommentText"/>
    <w:uiPriority w:val="99"/>
    <w:semiHidden/>
    <w:rsid w:val="001F72BE"/>
    <w:rPr>
      <w:sz w:val="20"/>
      <w:szCs w:val="20"/>
    </w:rPr>
  </w:style>
  <w:style w:type="paragraph" w:styleId="CommentSubject">
    <w:name w:val="annotation subject"/>
    <w:basedOn w:val="CommentText"/>
    <w:next w:val="CommentText"/>
    <w:link w:val="CommentSubjectChar"/>
    <w:uiPriority w:val="99"/>
    <w:semiHidden/>
    <w:unhideWhenUsed/>
    <w:rsid w:val="001F72BE"/>
    <w:rPr>
      <w:b/>
      <w:bCs/>
    </w:rPr>
  </w:style>
  <w:style w:type="character" w:customStyle="1" w:styleId="CommentSubjectChar">
    <w:name w:val="Comment Subject Char"/>
    <w:basedOn w:val="CommentTextChar"/>
    <w:link w:val="CommentSubject"/>
    <w:uiPriority w:val="99"/>
    <w:semiHidden/>
    <w:rsid w:val="001F72BE"/>
    <w:rPr>
      <w:b/>
      <w:bCs/>
      <w:sz w:val="20"/>
      <w:szCs w:val="20"/>
    </w:rPr>
  </w:style>
  <w:style w:type="paragraph" w:styleId="BalloonText">
    <w:name w:val="Balloon Text"/>
    <w:basedOn w:val="Normal"/>
    <w:link w:val="BalloonTextChar"/>
    <w:uiPriority w:val="99"/>
    <w:semiHidden/>
    <w:unhideWhenUsed/>
    <w:rsid w:val="001F72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72BE"/>
    <w:rPr>
      <w:rFonts w:ascii="Segoe UI" w:hAnsi="Segoe UI" w:cs="Segoe UI"/>
      <w:sz w:val="18"/>
      <w:szCs w:val="18"/>
    </w:rPr>
  </w:style>
  <w:style w:type="paragraph" w:styleId="Title">
    <w:name w:val="Title"/>
    <w:basedOn w:val="Normal"/>
    <w:link w:val="TitleChar"/>
    <w:qFormat/>
    <w:rsid w:val="001F72BE"/>
    <w:pPr>
      <w:spacing w:after="0" w:line="240" w:lineRule="auto"/>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1F72BE"/>
    <w:rPr>
      <w:rFonts w:ascii="Times New Roman" w:eastAsia="Times New Roman"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598319">
      <w:bodyDiv w:val="1"/>
      <w:marLeft w:val="0"/>
      <w:marRight w:val="0"/>
      <w:marTop w:val="0"/>
      <w:marBottom w:val="0"/>
      <w:divBdr>
        <w:top w:val="none" w:sz="0" w:space="0" w:color="auto"/>
        <w:left w:val="none" w:sz="0" w:space="0" w:color="auto"/>
        <w:bottom w:val="none" w:sz="0" w:space="0" w:color="auto"/>
        <w:right w:val="none" w:sz="0" w:space="0" w:color="auto"/>
      </w:divBdr>
      <w:divsChild>
        <w:div w:id="342322300">
          <w:marLeft w:val="0"/>
          <w:marRight w:val="0"/>
          <w:marTop w:val="0"/>
          <w:marBottom w:val="0"/>
          <w:divBdr>
            <w:top w:val="none" w:sz="0" w:space="0" w:color="auto"/>
            <w:left w:val="none" w:sz="0" w:space="0" w:color="auto"/>
            <w:bottom w:val="none" w:sz="0" w:space="0" w:color="auto"/>
            <w:right w:val="none" w:sz="0" w:space="0" w:color="auto"/>
          </w:divBdr>
        </w:div>
        <w:div w:id="1964455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6D27631B.dotm</Template>
  <TotalTime>35</TotalTime>
  <Pages>9</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477 group 12, ECE</dc:creator>
  <cp:keywords/>
  <dc:description/>
  <cp:lastModifiedBy>Rubio, Matthew E</cp:lastModifiedBy>
  <cp:revision>4</cp:revision>
  <dcterms:created xsi:type="dcterms:W3CDTF">2017-02-10T23:19:00Z</dcterms:created>
  <dcterms:modified xsi:type="dcterms:W3CDTF">2017-02-12T20:06:00Z</dcterms:modified>
</cp:coreProperties>
</file>