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1568C" w14:textId="77777777" w:rsidR="00787F03" w:rsidRDefault="0045123F" w:rsidP="0045123F">
      <w:pPr>
        <w:pStyle w:val="Title"/>
      </w:pPr>
      <w:r>
        <w:t>Mechanical</w:t>
      </w:r>
      <w:r w:rsidR="00787F03">
        <w:t xml:space="preserve"> Overview</w:t>
      </w:r>
    </w:p>
    <w:p w14:paraId="7DA21E62" w14:textId="77777777" w:rsidR="00787F03" w:rsidRDefault="00787F03" w:rsidP="00787F03">
      <w:pPr>
        <w:pStyle w:val="Title"/>
      </w:pPr>
    </w:p>
    <w:p w14:paraId="4F749A99" w14:textId="77777777" w:rsidR="00BD64FB" w:rsidRPr="00075C47" w:rsidRDefault="00F644E1" w:rsidP="00BD64FB">
      <w:pPr>
        <w:pStyle w:val="Title"/>
        <w:jc w:val="left"/>
        <w:rPr>
          <w:sz w:val="24"/>
        </w:rPr>
      </w:pPr>
      <w:r w:rsidRPr="00075C47">
        <w:rPr>
          <w:sz w:val="24"/>
        </w:rPr>
        <w:t>Year: 2017</w:t>
      </w:r>
      <w:r w:rsidR="00BD64FB" w:rsidRPr="00075C47">
        <w:rPr>
          <w:sz w:val="24"/>
        </w:rPr>
        <w:t xml:space="preserve"> </w:t>
      </w:r>
      <w:r w:rsidR="00BD64FB" w:rsidRPr="00075C47">
        <w:rPr>
          <w:sz w:val="24"/>
        </w:rPr>
        <w:tab/>
        <w:t xml:space="preserve">Semester: </w:t>
      </w:r>
      <w:r w:rsidRPr="00075C47">
        <w:rPr>
          <w:sz w:val="24"/>
        </w:rPr>
        <w:t>Spring</w:t>
      </w:r>
      <w:r w:rsidR="00BD64FB" w:rsidRPr="00075C47">
        <w:rPr>
          <w:sz w:val="24"/>
        </w:rPr>
        <w:tab/>
        <w:t xml:space="preserve">Team: </w:t>
      </w:r>
      <w:r w:rsidRPr="00075C47">
        <w:rPr>
          <w:sz w:val="24"/>
        </w:rPr>
        <w:t xml:space="preserve">12 </w:t>
      </w:r>
      <w:r w:rsidR="00BD64FB" w:rsidRPr="00075C47">
        <w:rPr>
          <w:sz w:val="24"/>
        </w:rPr>
        <w:t xml:space="preserve"> </w:t>
      </w:r>
      <w:r w:rsidRPr="00075C47">
        <w:rPr>
          <w:sz w:val="24"/>
        </w:rPr>
        <w:t xml:space="preserve">      </w:t>
      </w:r>
      <w:r w:rsidR="00BD64FB" w:rsidRPr="00075C47">
        <w:rPr>
          <w:sz w:val="24"/>
        </w:rPr>
        <w:t>Project:</w:t>
      </w:r>
      <w:r w:rsidRPr="00075C47">
        <w:rPr>
          <w:sz w:val="24"/>
        </w:rPr>
        <w:t xml:space="preserve"> Guitutar</w:t>
      </w:r>
    </w:p>
    <w:p w14:paraId="475BC94E" w14:textId="418DEC4C" w:rsidR="00BD64FB" w:rsidRPr="00075C47" w:rsidRDefault="00BD64FB" w:rsidP="00BD64FB">
      <w:pPr>
        <w:pStyle w:val="Title"/>
        <w:jc w:val="left"/>
        <w:rPr>
          <w:sz w:val="24"/>
        </w:rPr>
      </w:pPr>
      <w:r w:rsidRPr="00075C47">
        <w:rPr>
          <w:sz w:val="24"/>
        </w:rPr>
        <w:t xml:space="preserve">Creation Date: </w:t>
      </w:r>
      <w:r w:rsidRPr="00075C47">
        <w:rPr>
          <w:sz w:val="24"/>
        </w:rPr>
        <w:softHyphen/>
      </w:r>
      <w:r w:rsidR="00F644E1" w:rsidRPr="00075C47">
        <w:rPr>
          <w:sz w:val="24"/>
        </w:rPr>
        <w:t>2/10/17</w:t>
      </w:r>
      <w:r w:rsidRPr="00075C47">
        <w:rPr>
          <w:sz w:val="24"/>
        </w:rPr>
        <w:tab/>
      </w:r>
      <w:r w:rsidRPr="00075C47">
        <w:rPr>
          <w:sz w:val="24"/>
        </w:rPr>
        <w:tab/>
      </w:r>
      <w:r w:rsidR="00075C47" w:rsidRPr="00075C47">
        <w:rPr>
          <w:sz w:val="24"/>
        </w:rPr>
        <w:tab/>
      </w:r>
      <w:r w:rsidR="00075C47" w:rsidRPr="00075C47">
        <w:rPr>
          <w:sz w:val="24"/>
        </w:rPr>
        <w:tab/>
      </w:r>
      <w:r w:rsidRPr="00075C47">
        <w:rPr>
          <w:sz w:val="24"/>
        </w:rPr>
        <w:t xml:space="preserve">Last Modified: </w:t>
      </w:r>
      <w:r w:rsidRPr="00075C47">
        <w:rPr>
          <w:b w:val="0"/>
          <w:sz w:val="24"/>
        </w:rPr>
        <w:fldChar w:fldCharType="begin"/>
      </w:r>
      <w:r w:rsidRPr="00075C47">
        <w:rPr>
          <w:b w:val="0"/>
          <w:sz w:val="24"/>
        </w:rPr>
        <w:instrText xml:space="preserve"> DATE \@ "MMMM d, yyyy" </w:instrText>
      </w:r>
      <w:r w:rsidRPr="00075C47">
        <w:rPr>
          <w:b w:val="0"/>
          <w:sz w:val="24"/>
        </w:rPr>
        <w:fldChar w:fldCharType="separate"/>
      </w:r>
      <w:r w:rsidR="00075C47" w:rsidRPr="00075C47">
        <w:rPr>
          <w:b w:val="0"/>
          <w:noProof/>
          <w:sz w:val="24"/>
        </w:rPr>
        <w:t>May 1, 2017</w:t>
      </w:r>
      <w:r w:rsidRPr="00075C47">
        <w:rPr>
          <w:b w:val="0"/>
          <w:sz w:val="24"/>
        </w:rPr>
        <w:fldChar w:fldCharType="end"/>
      </w:r>
    </w:p>
    <w:p w14:paraId="27469A7E" w14:textId="5CD96362" w:rsidR="00BD64FB" w:rsidRPr="00075C47" w:rsidRDefault="00BD64FB" w:rsidP="00BD64FB">
      <w:pPr>
        <w:pStyle w:val="Title"/>
        <w:jc w:val="left"/>
        <w:rPr>
          <w:sz w:val="24"/>
          <w:szCs w:val="24"/>
        </w:rPr>
      </w:pPr>
      <w:r w:rsidRPr="00075C47">
        <w:rPr>
          <w:sz w:val="24"/>
          <w:szCs w:val="24"/>
        </w:rPr>
        <w:t xml:space="preserve">Author:  </w:t>
      </w:r>
      <w:r w:rsidR="00F644E1" w:rsidRPr="00075C47">
        <w:rPr>
          <w:sz w:val="24"/>
          <w:szCs w:val="24"/>
        </w:rPr>
        <w:t xml:space="preserve">Jennifer Isaza                                 </w:t>
      </w:r>
      <w:r w:rsidR="00075C47" w:rsidRPr="00075C47">
        <w:rPr>
          <w:sz w:val="24"/>
          <w:szCs w:val="24"/>
        </w:rPr>
        <w:tab/>
        <w:t>Email: jisaza@purdue.edu</w:t>
      </w:r>
    </w:p>
    <w:p w14:paraId="5AA18F7D" w14:textId="77777777" w:rsidR="00787F03" w:rsidRPr="00075C47" w:rsidRDefault="00787F03" w:rsidP="00787F03">
      <w:pPr>
        <w:pStyle w:val="Title"/>
        <w:jc w:val="left"/>
        <w:rPr>
          <w:sz w:val="24"/>
        </w:rPr>
      </w:pPr>
    </w:p>
    <w:p w14:paraId="030AA5B3" w14:textId="77777777" w:rsidR="00787F03" w:rsidRPr="00075C47" w:rsidRDefault="00787F03" w:rsidP="00787F03">
      <w:pPr>
        <w:pStyle w:val="Title"/>
        <w:jc w:val="left"/>
        <w:rPr>
          <w:sz w:val="24"/>
        </w:rPr>
      </w:pPr>
      <w:r w:rsidRPr="00075C47">
        <w:rPr>
          <w:sz w:val="24"/>
        </w:rPr>
        <w:t>Assignment Evaluation:</w:t>
      </w:r>
    </w:p>
    <w:p w14:paraId="4A837E19" w14:textId="77777777" w:rsidR="003611DF" w:rsidRPr="00075C47" w:rsidRDefault="003611DF" w:rsidP="003611DF">
      <w:pPr>
        <w:pStyle w:val="Title"/>
        <w:jc w:val="left"/>
        <w:rPr>
          <w:sz w:val="24"/>
        </w:rPr>
      </w:pPr>
    </w:p>
    <w:tbl>
      <w:tblPr>
        <w:tblW w:w="9483" w:type="dxa"/>
        <w:tblInd w:w="93" w:type="dxa"/>
        <w:tblLook w:val="04A0" w:firstRow="1" w:lastRow="0" w:firstColumn="1" w:lastColumn="0" w:noHBand="0" w:noVBand="1"/>
      </w:tblPr>
      <w:tblGrid>
        <w:gridCol w:w="3225"/>
        <w:gridCol w:w="1250"/>
        <w:gridCol w:w="933"/>
        <w:gridCol w:w="802"/>
        <w:gridCol w:w="3273"/>
      </w:tblGrid>
      <w:tr w:rsidR="000272D5" w:rsidRPr="00075C47" w14:paraId="5612419B" w14:textId="77777777" w:rsidTr="000272D5">
        <w:trPr>
          <w:trHeight w:val="266"/>
        </w:trPr>
        <w:tc>
          <w:tcPr>
            <w:tcW w:w="323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31895628" w14:textId="77777777" w:rsidR="00787F03" w:rsidRPr="00075C47" w:rsidRDefault="00787F03" w:rsidP="00787F03">
            <w:pPr>
              <w:jc w:val="center"/>
              <w:rPr>
                <w:b/>
                <w:bCs/>
                <w:color w:val="000000"/>
                <w:sz w:val="22"/>
                <w:szCs w:val="22"/>
              </w:rPr>
            </w:pPr>
            <w:r w:rsidRPr="00075C47">
              <w:rPr>
                <w:b/>
                <w:bCs/>
                <w:color w:val="000000"/>
                <w:sz w:val="22"/>
                <w:szCs w:val="22"/>
              </w:rPr>
              <w:t>Item</w:t>
            </w:r>
          </w:p>
        </w:tc>
        <w:tc>
          <w:tcPr>
            <w:tcW w:w="1251" w:type="dxa"/>
            <w:tcBorders>
              <w:top w:val="single" w:sz="4" w:space="0" w:color="auto"/>
              <w:left w:val="nil"/>
              <w:bottom w:val="single" w:sz="4" w:space="0" w:color="auto"/>
              <w:right w:val="single" w:sz="4" w:space="0" w:color="auto"/>
            </w:tcBorders>
            <w:shd w:val="clear" w:color="000000" w:fill="A6A6A6"/>
            <w:noWrap/>
            <w:vAlign w:val="bottom"/>
            <w:hideMark/>
          </w:tcPr>
          <w:p w14:paraId="7CBB1B89" w14:textId="77777777" w:rsidR="00787F03" w:rsidRPr="00075C47" w:rsidRDefault="00787F03" w:rsidP="00787F03">
            <w:pPr>
              <w:jc w:val="center"/>
              <w:rPr>
                <w:b/>
                <w:bCs/>
                <w:color w:val="000000"/>
                <w:sz w:val="22"/>
                <w:szCs w:val="22"/>
              </w:rPr>
            </w:pPr>
            <w:r w:rsidRPr="00075C47">
              <w:rPr>
                <w:b/>
                <w:bCs/>
                <w:color w:val="000000"/>
                <w:sz w:val="22"/>
                <w:szCs w:val="22"/>
              </w:rPr>
              <w:t>Score (0-5)</w:t>
            </w:r>
          </w:p>
        </w:tc>
        <w:tc>
          <w:tcPr>
            <w:tcW w:w="934" w:type="dxa"/>
            <w:tcBorders>
              <w:top w:val="single" w:sz="4" w:space="0" w:color="auto"/>
              <w:left w:val="nil"/>
              <w:bottom w:val="single" w:sz="4" w:space="0" w:color="auto"/>
              <w:right w:val="single" w:sz="4" w:space="0" w:color="auto"/>
            </w:tcBorders>
            <w:shd w:val="clear" w:color="000000" w:fill="A6A6A6"/>
            <w:noWrap/>
            <w:vAlign w:val="bottom"/>
            <w:hideMark/>
          </w:tcPr>
          <w:p w14:paraId="311C6343" w14:textId="77777777" w:rsidR="00787F03" w:rsidRPr="00075C47" w:rsidRDefault="00787F03" w:rsidP="006F0BB9">
            <w:pPr>
              <w:rPr>
                <w:b/>
                <w:bCs/>
                <w:color w:val="000000"/>
                <w:sz w:val="22"/>
                <w:szCs w:val="22"/>
              </w:rPr>
            </w:pPr>
            <w:r w:rsidRPr="00075C47">
              <w:rPr>
                <w:b/>
                <w:bCs/>
                <w:color w:val="000000"/>
                <w:sz w:val="22"/>
                <w:szCs w:val="22"/>
              </w:rPr>
              <w:t>Weight</w:t>
            </w:r>
          </w:p>
        </w:tc>
        <w:tc>
          <w:tcPr>
            <w:tcW w:w="791" w:type="dxa"/>
            <w:tcBorders>
              <w:top w:val="single" w:sz="4" w:space="0" w:color="auto"/>
              <w:left w:val="nil"/>
              <w:bottom w:val="single" w:sz="4" w:space="0" w:color="auto"/>
              <w:right w:val="single" w:sz="4" w:space="0" w:color="auto"/>
            </w:tcBorders>
            <w:shd w:val="clear" w:color="000000" w:fill="A6A6A6"/>
            <w:noWrap/>
            <w:vAlign w:val="bottom"/>
            <w:hideMark/>
          </w:tcPr>
          <w:p w14:paraId="2918CAFF" w14:textId="77777777" w:rsidR="00787F03" w:rsidRPr="00075C47" w:rsidRDefault="00787F03" w:rsidP="00787F03">
            <w:pPr>
              <w:jc w:val="center"/>
              <w:rPr>
                <w:b/>
                <w:bCs/>
                <w:color w:val="000000"/>
                <w:sz w:val="22"/>
                <w:szCs w:val="22"/>
              </w:rPr>
            </w:pPr>
            <w:r w:rsidRPr="00075C47">
              <w:rPr>
                <w:b/>
                <w:bCs/>
                <w:color w:val="000000"/>
                <w:sz w:val="22"/>
                <w:szCs w:val="22"/>
              </w:rPr>
              <w:t>Points</w:t>
            </w:r>
          </w:p>
        </w:tc>
        <w:tc>
          <w:tcPr>
            <w:tcW w:w="3277" w:type="dxa"/>
            <w:tcBorders>
              <w:top w:val="single" w:sz="4" w:space="0" w:color="auto"/>
              <w:left w:val="nil"/>
              <w:bottom w:val="single" w:sz="4" w:space="0" w:color="auto"/>
              <w:right w:val="single" w:sz="4" w:space="0" w:color="auto"/>
            </w:tcBorders>
            <w:shd w:val="clear" w:color="000000" w:fill="A6A6A6"/>
            <w:noWrap/>
            <w:vAlign w:val="bottom"/>
            <w:hideMark/>
          </w:tcPr>
          <w:p w14:paraId="37306151" w14:textId="77777777" w:rsidR="00787F03" w:rsidRPr="00075C47" w:rsidRDefault="00787F03" w:rsidP="00787F03">
            <w:pPr>
              <w:jc w:val="center"/>
              <w:rPr>
                <w:b/>
                <w:bCs/>
                <w:color w:val="000000"/>
                <w:sz w:val="22"/>
                <w:szCs w:val="22"/>
              </w:rPr>
            </w:pPr>
            <w:r w:rsidRPr="00075C47">
              <w:rPr>
                <w:b/>
                <w:bCs/>
                <w:color w:val="000000"/>
                <w:sz w:val="22"/>
                <w:szCs w:val="22"/>
              </w:rPr>
              <w:t>Notes</w:t>
            </w:r>
          </w:p>
        </w:tc>
      </w:tr>
      <w:tr w:rsidR="00787F03" w:rsidRPr="00075C47" w14:paraId="62D9098C" w14:textId="77777777" w:rsidTr="006F0BB9">
        <w:trPr>
          <w:trHeight w:val="266"/>
        </w:trPr>
        <w:tc>
          <w:tcPr>
            <w:tcW w:w="9483"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56BC7B4" w14:textId="77777777" w:rsidR="00787F03" w:rsidRPr="00075C47" w:rsidRDefault="00787F03" w:rsidP="00787F03">
            <w:pPr>
              <w:rPr>
                <w:b/>
                <w:bCs/>
                <w:color w:val="000000"/>
                <w:sz w:val="22"/>
                <w:szCs w:val="22"/>
              </w:rPr>
            </w:pPr>
            <w:r w:rsidRPr="00075C47">
              <w:rPr>
                <w:b/>
                <w:bCs/>
                <w:color w:val="000000"/>
                <w:sz w:val="22"/>
                <w:szCs w:val="22"/>
              </w:rPr>
              <w:t>Assignment-Specific Items</w:t>
            </w:r>
          </w:p>
        </w:tc>
      </w:tr>
      <w:tr w:rsidR="000272D5" w:rsidRPr="00075C47" w14:paraId="41DEC187"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3B5032CD" w14:textId="77777777" w:rsidR="00787F03" w:rsidRPr="00075C47" w:rsidRDefault="001816BA" w:rsidP="00787F03">
            <w:pPr>
              <w:rPr>
                <w:b/>
                <w:bCs/>
                <w:color w:val="000000"/>
                <w:sz w:val="22"/>
                <w:szCs w:val="22"/>
              </w:rPr>
            </w:pPr>
            <w:r w:rsidRPr="00075C47">
              <w:rPr>
                <w:b/>
                <w:bCs/>
                <w:color w:val="000000"/>
                <w:sz w:val="22"/>
                <w:szCs w:val="22"/>
              </w:rPr>
              <w:t>Commercial Packaging Analysis</w:t>
            </w:r>
            <w:r w:rsidR="00583805" w:rsidRPr="00075C47">
              <w:rPr>
                <w:b/>
                <w:bCs/>
                <w:color w:val="000000"/>
                <w:sz w:val="22"/>
                <w:szCs w:val="22"/>
              </w:rPr>
              <w:t xml:space="preserve"> 1</w:t>
            </w:r>
          </w:p>
        </w:tc>
        <w:tc>
          <w:tcPr>
            <w:tcW w:w="1251" w:type="dxa"/>
            <w:tcBorders>
              <w:top w:val="nil"/>
              <w:left w:val="nil"/>
              <w:bottom w:val="single" w:sz="4" w:space="0" w:color="auto"/>
              <w:right w:val="single" w:sz="4" w:space="0" w:color="auto"/>
            </w:tcBorders>
            <w:shd w:val="clear" w:color="auto" w:fill="auto"/>
            <w:noWrap/>
            <w:vAlign w:val="bottom"/>
            <w:hideMark/>
          </w:tcPr>
          <w:p w14:paraId="0EB9AE61" w14:textId="0C782F35" w:rsidR="00787F03" w:rsidRPr="00075C47" w:rsidRDefault="00075C47" w:rsidP="0080311E">
            <w:pPr>
              <w:jc w:val="center"/>
              <w:rPr>
                <w:color w:val="000000"/>
                <w:sz w:val="22"/>
                <w:szCs w:val="22"/>
              </w:rPr>
            </w:pPr>
            <w:r w:rsidRPr="00075C47">
              <w:rPr>
                <w:color w:val="000000"/>
                <w:sz w:val="22"/>
                <w:szCs w:val="22"/>
              </w:rPr>
              <w:t>5</w:t>
            </w:r>
          </w:p>
        </w:tc>
        <w:tc>
          <w:tcPr>
            <w:tcW w:w="934" w:type="dxa"/>
            <w:tcBorders>
              <w:top w:val="nil"/>
              <w:left w:val="nil"/>
              <w:bottom w:val="single" w:sz="4" w:space="0" w:color="auto"/>
              <w:right w:val="single" w:sz="4" w:space="0" w:color="auto"/>
            </w:tcBorders>
            <w:shd w:val="clear" w:color="auto" w:fill="auto"/>
            <w:noWrap/>
            <w:vAlign w:val="bottom"/>
            <w:hideMark/>
          </w:tcPr>
          <w:p w14:paraId="046372CB" w14:textId="77777777" w:rsidR="00787F03" w:rsidRPr="00075C47" w:rsidRDefault="0080311E" w:rsidP="0080311E">
            <w:pPr>
              <w:jc w:val="center"/>
              <w:rPr>
                <w:color w:val="000000"/>
                <w:sz w:val="22"/>
                <w:szCs w:val="22"/>
              </w:rPr>
            </w:pPr>
            <w:r w:rsidRPr="00075C47">
              <w:rPr>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76378805" w14:textId="091F6E00" w:rsidR="00787F03" w:rsidRPr="00075C47" w:rsidRDefault="00075C47" w:rsidP="0080311E">
            <w:pPr>
              <w:jc w:val="center"/>
              <w:rPr>
                <w:color w:val="000000"/>
                <w:sz w:val="22"/>
                <w:szCs w:val="22"/>
              </w:rPr>
            </w:pPr>
            <w:r w:rsidRPr="00075C47">
              <w:rPr>
                <w:color w:val="000000"/>
                <w:sz w:val="22"/>
                <w:szCs w:val="22"/>
              </w:rPr>
              <w:t>10</w:t>
            </w:r>
          </w:p>
        </w:tc>
        <w:tc>
          <w:tcPr>
            <w:tcW w:w="3277" w:type="dxa"/>
            <w:tcBorders>
              <w:top w:val="nil"/>
              <w:left w:val="nil"/>
              <w:bottom w:val="single" w:sz="4" w:space="0" w:color="auto"/>
              <w:right w:val="single" w:sz="4" w:space="0" w:color="auto"/>
            </w:tcBorders>
            <w:shd w:val="clear" w:color="auto" w:fill="auto"/>
            <w:noWrap/>
            <w:vAlign w:val="bottom"/>
            <w:hideMark/>
          </w:tcPr>
          <w:p w14:paraId="4B6A2373" w14:textId="77777777" w:rsidR="00787F03" w:rsidRPr="00075C47" w:rsidRDefault="00787F03" w:rsidP="00787F03">
            <w:pPr>
              <w:rPr>
                <w:color w:val="000000"/>
                <w:sz w:val="22"/>
                <w:szCs w:val="22"/>
              </w:rPr>
            </w:pPr>
            <w:r w:rsidRPr="00075C47">
              <w:rPr>
                <w:color w:val="000000"/>
                <w:sz w:val="22"/>
                <w:szCs w:val="22"/>
              </w:rPr>
              <w:t> </w:t>
            </w:r>
          </w:p>
        </w:tc>
      </w:tr>
      <w:tr w:rsidR="000272D5" w:rsidRPr="00075C47" w14:paraId="2EEC4CD1"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19B32E37" w14:textId="77777777" w:rsidR="000272D5" w:rsidRPr="00075C47" w:rsidRDefault="000272D5" w:rsidP="00C973D0">
            <w:pPr>
              <w:rPr>
                <w:b/>
                <w:bCs/>
                <w:color w:val="000000"/>
                <w:sz w:val="22"/>
                <w:szCs w:val="22"/>
              </w:rPr>
            </w:pPr>
            <w:r w:rsidRPr="00075C47">
              <w:rPr>
                <w:b/>
                <w:bCs/>
                <w:color w:val="000000"/>
                <w:sz w:val="22"/>
                <w:szCs w:val="22"/>
              </w:rPr>
              <w:t>Commercial Packaging Analysis 2</w:t>
            </w:r>
          </w:p>
        </w:tc>
        <w:tc>
          <w:tcPr>
            <w:tcW w:w="1251" w:type="dxa"/>
            <w:tcBorders>
              <w:top w:val="nil"/>
              <w:left w:val="nil"/>
              <w:bottom w:val="single" w:sz="4" w:space="0" w:color="auto"/>
              <w:right w:val="single" w:sz="4" w:space="0" w:color="auto"/>
            </w:tcBorders>
            <w:shd w:val="clear" w:color="auto" w:fill="auto"/>
            <w:noWrap/>
            <w:vAlign w:val="bottom"/>
            <w:hideMark/>
          </w:tcPr>
          <w:p w14:paraId="0A00A31D" w14:textId="3C5067AE" w:rsidR="000272D5" w:rsidRPr="00075C47" w:rsidRDefault="00075C47" w:rsidP="0080311E">
            <w:pPr>
              <w:jc w:val="center"/>
              <w:rPr>
                <w:color w:val="000000"/>
                <w:sz w:val="22"/>
                <w:szCs w:val="22"/>
              </w:rPr>
            </w:pPr>
            <w:r w:rsidRPr="00075C47">
              <w:rPr>
                <w:color w:val="000000"/>
                <w:sz w:val="22"/>
                <w:szCs w:val="22"/>
              </w:rPr>
              <w:t>4</w:t>
            </w:r>
          </w:p>
        </w:tc>
        <w:tc>
          <w:tcPr>
            <w:tcW w:w="934" w:type="dxa"/>
            <w:tcBorders>
              <w:top w:val="nil"/>
              <w:left w:val="nil"/>
              <w:bottom w:val="single" w:sz="4" w:space="0" w:color="auto"/>
              <w:right w:val="single" w:sz="4" w:space="0" w:color="auto"/>
            </w:tcBorders>
            <w:shd w:val="clear" w:color="auto" w:fill="auto"/>
            <w:noWrap/>
            <w:vAlign w:val="bottom"/>
            <w:hideMark/>
          </w:tcPr>
          <w:p w14:paraId="557E4CAD" w14:textId="77777777" w:rsidR="000272D5" w:rsidRPr="00075C47" w:rsidRDefault="0080311E" w:rsidP="0080311E">
            <w:pPr>
              <w:jc w:val="center"/>
              <w:rPr>
                <w:color w:val="000000"/>
                <w:sz w:val="22"/>
                <w:szCs w:val="22"/>
              </w:rPr>
            </w:pPr>
            <w:r w:rsidRPr="00075C47">
              <w:rPr>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69506B14" w14:textId="229AD0C2" w:rsidR="000272D5" w:rsidRPr="00075C47" w:rsidRDefault="00075C47" w:rsidP="0080311E">
            <w:pPr>
              <w:jc w:val="center"/>
              <w:rPr>
                <w:color w:val="000000"/>
                <w:sz w:val="22"/>
                <w:szCs w:val="22"/>
              </w:rPr>
            </w:pPr>
            <w:r w:rsidRPr="00075C47">
              <w:rPr>
                <w:color w:val="000000"/>
                <w:sz w:val="22"/>
                <w:szCs w:val="22"/>
              </w:rPr>
              <w:t>8</w:t>
            </w:r>
          </w:p>
        </w:tc>
        <w:tc>
          <w:tcPr>
            <w:tcW w:w="3277" w:type="dxa"/>
            <w:tcBorders>
              <w:top w:val="nil"/>
              <w:left w:val="nil"/>
              <w:bottom w:val="single" w:sz="4" w:space="0" w:color="auto"/>
              <w:right w:val="single" w:sz="4" w:space="0" w:color="auto"/>
            </w:tcBorders>
            <w:shd w:val="clear" w:color="auto" w:fill="auto"/>
            <w:noWrap/>
            <w:vAlign w:val="bottom"/>
            <w:hideMark/>
          </w:tcPr>
          <w:p w14:paraId="4D28BD20" w14:textId="1E1D70EE" w:rsidR="000272D5" w:rsidRPr="00075C47" w:rsidRDefault="000272D5" w:rsidP="00787F03">
            <w:pPr>
              <w:rPr>
                <w:color w:val="000000"/>
                <w:sz w:val="22"/>
                <w:szCs w:val="22"/>
              </w:rPr>
            </w:pPr>
            <w:r w:rsidRPr="00075C47">
              <w:rPr>
                <w:color w:val="000000"/>
                <w:sz w:val="22"/>
                <w:szCs w:val="22"/>
              </w:rPr>
              <w:t> </w:t>
            </w:r>
            <w:r w:rsidR="00075C47" w:rsidRPr="00075C47">
              <w:rPr>
                <w:color w:val="000000"/>
                <w:sz w:val="22"/>
                <w:szCs w:val="22"/>
              </w:rPr>
              <w:t>See comments</w:t>
            </w:r>
          </w:p>
        </w:tc>
      </w:tr>
      <w:tr w:rsidR="000272D5" w:rsidRPr="00075C47" w14:paraId="44B1DE78"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3A4BBFC0" w14:textId="77777777" w:rsidR="00787F03" w:rsidRPr="00075C47" w:rsidRDefault="000272D5" w:rsidP="00787F03">
            <w:pPr>
              <w:rPr>
                <w:b/>
                <w:bCs/>
                <w:color w:val="000000"/>
                <w:sz w:val="22"/>
                <w:szCs w:val="22"/>
              </w:rPr>
            </w:pPr>
            <w:r w:rsidRPr="00075C47">
              <w:rPr>
                <w:b/>
                <w:bCs/>
                <w:color w:val="000000"/>
                <w:sz w:val="22"/>
                <w:szCs w:val="22"/>
              </w:rPr>
              <w:t>CAD Model Illustrations</w:t>
            </w:r>
          </w:p>
        </w:tc>
        <w:tc>
          <w:tcPr>
            <w:tcW w:w="1251" w:type="dxa"/>
            <w:tcBorders>
              <w:top w:val="nil"/>
              <w:left w:val="nil"/>
              <w:bottom w:val="single" w:sz="4" w:space="0" w:color="auto"/>
              <w:right w:val="single" w:sz="4" w:space="0" w:color="auto"/>
            </w:tcBorders>
            <w:shd w:val="clear" w:color="auto" w:fill="auto"/>
            <w:noWrap/>
            <w:vAlign w:val="bottom"/>
            <w:hideMark/>
          </w:tcPr>
          <w:p w14:paraId="0707E9B7" w14:textId="3277262B" w:rsidR="00787F03" w:rsidRPr="00075C47" w:rsidRDefault="00075C47" w:rsidP="0080311E">
            <w:pPr>
              <w:jc w:val="center"/>
              <w:rPr>
                <w:color w:val="000000"/>
                <w:sz w:val="22"/>
                <w:szCs w:val="22"/>
              </w:rPr>
            </w:pPr>
            <w:r w:rsidRPr="00075C47">
              <w:rPr>
                <w:color w:val="000000"/>
                <w:sz w:val="22"/>
                <w:szCs w:val="22"/>
              </w:rPr>
              <w:t>4.5</w:t>
            </w:r>
          </w:p>
        </w:tc>
        <w:tc>
          <w:tcPr>
            <w:tcW w:w="934" w:type="dxa"/>
            <w:tcBorders>
              <w:top w:val="nil"/>
              <w:left w:val="nil"/>
              <w:bottom w:val="single" w:sz="4" w:space="0" w:color="auto"/>
              <w:right w:val="single" w:sz="4" w:space="0" w:color="auto"/>
            </w:tcBorders>
            <w:shd w:val="clear" w:color="auto" w:fill="auto"/>
            <w:noWrap/>
            <w:vAlign w:val="bottom"/>
            <w:hideMark/>
          </w:tcPr>
          <w:p w14:paraId="559DD776" w14:textId="77777777" w:rsidR="00787F03" w:rsidRPr="00075C47" w:rsidRDefault="0080311E" w:rsidP="0080311E">
            <w:pPr>
              <w:jc w:val="center"/>
              <w:rPr>
                <w:color w:val="000000"/>
                <w:sz w:val="22"/>
                <w:szCs w:val="22"/>
              </w:rPr>
            </w:pPr>
            <w:r w:rsidRPr="00075C47">
              <w:rPr>
                <w:color w:val="000000"/>
                <w:sz w:val="22"/>
                <w:szCs w:val="22"/>
              </w:rPr>
              <w:t>x4</w:t>
            </w:r>
          </w:p>
        </w:tc>
        <w:tc>
          <w:tcPr>
            <w:tcW w:w="791" w:type="dxa"/>
            <w:tcBorders>
              <w:top w:val="nil"/>
              <w:left w:val="nil"/>
              <w:bottom w:val="single" w:sz="4" w:space="0" w:color="auto"/>
              <w:right w:val="single" w:sz="4" w:space="0" w:color="auto"/>
            </w:tcBorders>
            <w:shd w:val="clear" w:color="auto" w:fill="auto"/>
            <w:noWrap/>
            <w:vAlign w:val="bottom"/>
            <w:hideMark/>
          </w:tcPr>
          <w:p w14:paraId="235FBCBC" w14:textId="56AE43C1" w:rsidR="00787F03" w:rsidRPr="00075C47" w:rsidRDefault="00075C47" w:rsidP="0080311E">
            <w:pPr>
              <w:jc w:val="center"/>
              <w:rPr>
                <w:color w:val="000000"/>
                <w:sz w:val="22"/>
                <w:szCs w:val="22"/>
              </w:rPr>
            </w:pPr>
            <w:r w:rsidRPr="00075C47">
              <w:rPr>
                <w:color w:val="000000"/>
                <w:sz w:val="22"/>
                <w:szCs w:val="22"/>
              </w:rPr>
              <w:t>18</w:t>
            </w:r>
          </w:p>
        </w:tc>
        <w:tc>
          <w:tcPr>
            <w:tcW w:w="3277" w:type="dxa"/>
            <w:tcBorders>
              <w:top w:val="nil"/>
              <w:left w:val="nil"/>
              <w:bottom w:val="single" w:sz="4" w:space="0" w:color="auto"/>
              <w:right w:val="single" w:sz="4" w:space="0" w:color="auto"/>
            </w:tcBorders>
            <w:shd w:val="clear" w:color="auto" w:fill="auto"/>
            <w:noWrap/>
            <w:vAlign w:val="bottom"/>
            <w:hideMark/>
          </w:tcPr>
          <w:p w14:paraId="2AD83D3C" w14:textId="776F7AB6" w:rsidR="00787F03" w:rsidRPr="00075C47" w:rsidRDefault="00787F03" w:rsidP="00787F03">
            <w:pPr>
              <w:rPr>
                <w:color w:val="000000"/>
                <w:sz w:val="22"/>
                <w:szCs w:val="22"/>
              </w:rPr>
            </w:pPr>
            <w:r w:rsidRPr="00075C47">
              <w:rPr>
                <w:color w:val="000000"/>
                <w:sz w:val="22"/>
                <w:szCs w:val="22"/>
              </w:rPr>
              <w:t> </w:t>
            </w:r>
            <w:r w:rsidR="00075C47" w:rsidRPr="00075C47">
              <w:rPr>
                <w:color w:val="000000"/>
                <w:sz w:val="22"/>
                <w:szCs w:val="22"/>
              </w:rPr>
              <w:t>Need dimensions</w:t>
            </w:r>
          </w:p>
        </w:tc>
      </w:tr>
      <w:tr w:rsidR="005D2500" w:rsidRPr="00075C47" w14:paraId="6F04FBD2" w14:textId="77777777" w:rsidTr="002929AC">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76B079DB" w14:textId="77777777" w:rsidR="005D2500" w:rsidRPr="00075C47" w:rsidRDefault="005D2500" w:rsidP="002929AC">
            <w:pPr>
              <w:rPr>
                <w:b/>
                <w:bCs/>
                <w:color w:val="000000"/>
                <w:sz w:val="22"/>
                <w:szCs w:val="22"/>
              </w:rPr>
            </w:pPr>
            <w:r w:rsidRPr="00075C47">
              <w:rPr>
                <w:b/>
                <w:bCs/>
                <w:color w:val="000000"/>
                <w:sz w:val="22"/>
                <w:szCs w:val="22"/>
              </w:rPr>
              <w:t>Project Packaging Specifications</w:t>
            </w:r>
          </w:p>
        </w:tc>
        <w:tc>
          <w:tcPr>
            <w:tcW w:w="1251" w:type="dxa"/>
            <w:tcBorders>
              <w:top w:val="nil"/>
              <w:left w:val="nil"/>
              <w:bottom w:val="single" w:sz="4" w:space="0" w:color="auto"/>
              <w:right w:val="single" w:sz="4" w:space="0" w:color="auto"/>
            </w:tcBorders>
            <w:shd w:val="clear" w:color="auto" w:fill="auto"/>
            <w:noWrap/>
            <w:vAlign w:val="bottom"/>
            <w:hideMark/>
          </w:tcPr>
          <w:p w14:paraId="6B3FC5B6" w14:textId="7B0583C1" w:rsidR="005D2500" w:rsidRPr="00075C47" w:rsidRDefault="00075C47" w:rsidP="002929AC">
            <w:pPr>
              <w:jc w:val="center"/>
              <w:rPr>
                <w:color w:val="000000"/>
                <w:sz w:val="22"/>
                <w:szCs w:val="22"/>
              </w:rPr>
            </w:pPr>
            <w:r w:rsidRPr="00075C47">
              <w:rPr>
                <w:color w:val="000000"/>
                <w:sz w:val="22"/>
                <w:szCs w:val="22"/>
              </w:rPr>
              <w:t>5</w:t>
            </w:r>
          </w:p>
        </w:tc>
        <w:tc>
          <w:tcPr>
            <w:tcW w:w="934" w:type="dxa"/>
            <w:tcBorders>
              <w:top w:val="nil"/>
              <w:left w:val="nil"/>
              <w:bottom w:val="single" w:sz="4" w:space="0" w:color="auto"/>
              <w:right w:val="single" w:sz="4" w:space="0" w:color="auto"/>
            </w:tcBorders>
            <w:shd w:val="clear" w:color="auto" w:fill="auto"/>
            <w:noWrap/>
            <w:vAlign w:val="bottom"/>
            <w:hideMark/>
          </w:tcPr>
          <w:p w14:paraId="0890BA67" w14:textId="77777777" w:rsidR="005D2500" w:rsidRPr="00075C47" w:rsidRDefault="005D2500" w:rsidP="002929AC">
            <w:pPr>
              <w:jc w:val="center"/>
              <w:rPr>
                <w:color w:val="000000"/>
                <w:sz w:val="22"/>
                <w:szCs w:val="22"/>
              </w:rPr>
            </w:pPr>
            <w:r w:rsidRPr="00075C47">
              <w:rPr>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334BA875" w14:textId="62118FD9" w:rsidR="005D2500" w:rsidRPr="00075C47" w:rsidRDefault="00075C47" w:rsidP="002929AC">
            <w:pPr>
              <w:jc w:val="center"/>
              <w:rPr>
                <w:color w:val="000000"/>
                <w:sz w:val="22"/>
                <w:szCs w:val="22"/>
              </w:rPr>
            </w:pPr>
            <w:r w:rsidRPr="00075C47">
              <w:rPr>
                <w:color w:val="000000"/>
                <w:sz w:val="22"/>
                <w:szCs w:val="22"/>
              </w:rPr>
              <w:t>10</w:t>
            </w:r>
          </w:p>
        </w:tc>
        <w:tc>
          <w:tcPr>
            <w:tcW w:w="3277" w:type="dxa"/>
            <w:tcBorders>
              <w:top w:val="nil"/>
              <w:left w:val="nil"/>
              <w:bottom w:val="single" w:sz="4" w:space="0" w:color="auto"/>
              <w:right w:val="single" w:sz="4" w:space="0" w:color="auto"/>
            </w:tcBorders>
            <w:shd w:val="clear" w:color="auto" w:fill="auto"/>
            <w:noWrap/>
            <w:vAlign w:val="bottom"/>
            <w:hideMark/>
          </w:tcPr>
          <w:p w14:paraId="788A5C54" w14:textId="77777777" w:rsidR="005D2500" w:rsidRPr="00075C47" w:rsidRDefault="005D2500" w:rsidP="002929AC">
            <w:pPr>
              <w:rPr>
                <w:color w:val="000000"/>
                <w:sz w:val="22"/>
                <w:szCs w:val="22"/>
              </w:rPr>
            </w:pPr>
            <w:r w:rsidRPr="00075C47">
              <w:rPr>
                <w:color w:val="000000"/>
                <w:sz w:val="22"/>
                <w:szCs w:val="22"/>
              </w:rPr>
              <w:t> </w:t>
            </w:r>
          </w:p>
        </w:tc>
      </w:tr>
      <w:tr w:rsidR="000272D5" w:rsidRPr="00075C47" w14:paraId="32AFD848"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2D3DAA7D" w14:textId="77777777" w:rsidR="00787F03" w:rsidRPr="00075C47" w:rsidRDefault="000272D5" w:rsidP="00787F03">
            <w:pPr>
              <w:rPr>
                <w:b/>
                <w:bCs/>
                <w:color w:val="000000"/>
                <w:sz w:val="22"/>
                <w:szCs w:val="22"/>
              </w:rPr>
            </w:pPr>
            <w:r w:rsidRPr="00075C47">
              <w:rPr>
                <w:b/>
                <w:bCs/>
                <w:color w:val="000000"/>
                <w:sz w:val="22"/>
                <w:szCs w:val="22"/>
              </w:rPr>
              <w:t>PCB Footprint Layout</w:t>
            </w:r>
          </w:p>
        </w:tc>
        <w:tc>
          <w:tcPr>
            <w:tcW w:w="1251" w:type="dxa"/>
            <w:tcBorders>
              <w:top w:val="nil"/>
              <w:left w:val="nil"/>
              <w:bottom w:val="single" w:sz="4" w:space="0" w:color="auto"/>
              <w:right w:val="single" w:sz="4" w:space="0" w:color="auto"/>
            </w:tcBorders>
            <w:shd w:val="clear" w:color="auto" w:fill="auto"/>
            <w:noWrap/>
            <w:vAlign w:val="bottom"/>
            <w:hideMark/>
          </w:tcPr>
          <w:p w14:paraId="31C25959" w14:textId="3AFA79F3" w:rsidR="00787F03" w:rsidRPr="00075C47" w:rsidRDefault="00075C47" w:rsidP="0080311E">
            <w:pPr>
              <w:jc w:val="center"/>
              <w:rPr>
                <w:color w:val="000000"/>
                <w:sz w:val="22"/>
                <w:szCs w:val="22"/>
              </w:rPr>
            </w:pPr>
            <w:r w:rsidRPr="00075C47">
              <w:rPr>
                <w:color w:val="000000"/>
                <w:sz w:val="22"/>
                <w:szCs w:val="22"/>
              </w:rPr>
              <w:t>5</w:t>
            </w:r>
          </w:p>
        </w:tc>
        <w:tc>
          <w:tcPr>
            <w:tcW w:w="934" w:type="dxa"/>
            <w:tcBorders>
              <w:top w:val="nil"/>
              <w:left w:val="nil"/>
              <w:bottom w:val="single" w:sz="4" w:space="0" w:color="auto"/>
              <w:right w:val="single" w:sz="4" w:space="0" w:color="auto"/>
            </w:tcBorders>
            <w:shd w:val="clear" w:color="auto" w:fill="auto"/>
            <w:noWrap/>
            <w:vAlign w:val="bottom"/>
            <w:hideMark/>
          </w:tcPr>
          <w:p w14:paraId="07EA804E" w14:textId="77777777" w:rsidR="00787F03" w:rsidRPr="00075C47" w:rsidRDefault="0080311E" w:rsidP="0080311E">
            <w:pPr>
              <w:jc w:val="center"/>
              <w:rPr>
                <w:color w:val="000000"/>
                <w:sz w:val="22"/>
                <w:szCs w:val="22"/>
              </w:rPr>
            </w:pPr>
            <w:r w:rsidRPr="00075C47">
              <w:rPr>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4A48E310" w14:textId="6ED5DBBF" w:rsidR="00787F03" w:rsidRPr="00075C47" w:rsidRDefault="00075C47" w:rsidP="0080311E">
            <w:pPr>
              <w:jc w:val="center"/>
              <w:rPr>
                <w:color w:val="000000"/>
                <w:sz w:val="22"/>
                <w:szCs w:val="22"/>
              </w:rPr>
            </w:pPr>
            <w:r w:rsidRPr="00075C47">
              <w:rPr>
                <w:color w:val="000000"/>
                <w:sz w:val="22"/>
                <w:szCs w:val="22"/>
              </w:rPr>
              <w:t>10</w:t>
            </w:r>
          </w:p>
        </w:tc>
        <w:tc>
          <w:tcPr>
            <w:tcW w:w="3277" w:type="dxa"/>
            <w:tcBorders>
              <w:top w:val="nil"/>
              <w:left w:val="nil"/>
              <w:bottom w:val="single" w:sz="4" w:space="0" w:color="auto"/>
              <w:right w:val="single" w:sz="4" w:space="0" w:color="auto"/>
            </w:tcBorders>
            <w:shd w:val="clear" w:color="auto" w:fill="auto"/>
            <w:noWrap/>
            <w:vAlign w:val="bottom"/>
            <w:hideMark/>
          </w:tcPr>
          <w:p w14:paraId="693BB587" w14:textId="77777777" w:rsidR="00787F03" w:rsidRPr="00075C47" w:rsidRDefault="00787F03" w:rsidP="00787F03">
            <w:pPr>
              <w:rPr>
                <w:color w:val="000000"/>
                <w:sz w:val="22"/>
                <w:szCs w:val="22"/>
              </w:rPr>
            </w:pPr>
            <w:r w:rsidRPr="00075C47">
              <w:rPr>
                <w:color w:val="000000"/>
                <w:sz w:val="22"/>
                <w:szCs w:val="22"/>
              </w:rPr>
              <w:t> </w:t>
            </w:r>
          </w:p>
        </w:tc>
      </w:tr>
      <w:tr w:rsidR="00787F03" w:rsidRPr="00075C47" w14:paraId="393691D2" w14:textId="77777777" w:rsidTr="006F0BB9">
        <w:trPr>
          <w:trHeight w:val="266"/>
        </w:trPr>
        <w:tc>
          <w:tcPr>
            <w:tcW w:w="9483"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F090CA3" w14:textId="77777777" w:rsidR="00787F03" w:rsidRPr="00075C47" w:rsidRDefault="00787F03" w:rsidP="00787F03">
            <w:pPr>
              <w:rPr>
                <w:b/>
                <w:bCs/>
                <w:color w:val="000000"/>
                <w:sz w:val="22"/>
                <w:szCs w:val="22"/>
              </w:rPr>
            </w:pPr>
            <w:r w:rsidRPr="00075C47">
              <w:rPr>
                <w:b/>
                <w:bCs/>
                <w:color w:val="000000"/>
                <w:sz w:val="22"/>
                <w:szCs w:val="22"/>
              </w:rPr>
              <w:t>Writing-Specific Items</w:t>
            </w:r>
          </w:p>
        </w:tc>
      </w:tr>
      <w:tr w:rsidR="0080311E" w:rsidRPr="00075C47" w14:paraId="61D86B2E"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7D84FF80" w14:textId="77777777" w:rsidR="0080311E" w:rsidRPr="00075C47" w:rsidRDefault="0080311E" w:rsidP="00787F03">
            <w:pPr>
              <w:rPr>
                <w:b/>
                <w:bCs/>
                <w:color w:val="000000"/>
                <w:sz w:val="22"/>
                <w:szCs w:val="22"/>
              </w:rPr>
            </w:pPr>
            <w:r w:rsidRPr="00075C47">
              <w:rPr>
                <w:b/>
                <w:bCs/>
                <w:color w:val="000000"/>
                <w:sz w:val="22"/>
                <w:szCs w:val="22"/>
              </w:rPr>
              <w:t>Spelling and Grammar</w:t>
            </w:r>
          </w:p>
        </w:tc>
        <w:tc>
          <w:tcPr>
            <w:tcW w:w="1251" w:type="dxa"/>
            <w:tcBorders>
              <w:top w:val="nil"/>
              <w:left w:val="nil"/>
              <w:bottom w:val="single" w:sz="4" w:space="0" w:color="auto"/>
              <w:right w:val="single" w:sz="4" w:space="0" w:color="auto"/>
            </w:tcBorders>
            <w:shd w:val="clear" w:color="auto" w:fill="auto"/>
            <w:noWrap/>
            <w:vAlign w:val="bottom"/>
            <w:hideMark/>
          </w:tcPr>
          <w:p w14:paraId="724AC603" w14:textId="20F53389" w:rsidR="0080311E" w:rsidRPr="00075C47" w:rsidRDefault="00075C47" w:rsidP="0080311E">
            <w:pPr>
              <w:jc w:val="center"/>
              <w:rPr>
                <w:color w:val="000000"/>
                <w:sz w:val="22"/>
                <w:szCs w:val="22"/>
              </w:rPr>
            </w:pPr>
            <w:r w:rsidRPr="00075C47">
              <w:rPr>
                <w:color w:val="000000"/>
                <w:sz w:val="22"/>
                <w:szCs w:val="22"/>
              </w:rPr>
              <w:t>5</w:t>
            </w:r>
          </w:p>
        </w:tc>
        <w:tc>
          <w:tcPr>
            <w:tcW w:w="934" w:type="dxa"/>
            <w:tcBorders>
              <w:top w:val="nil"/>
              <w:left w:val="nil"/>
              <w:bottom w:val="single" w:sz="4" w:space="0" w:color="auto"/>
              <w:right w:val="single" w:sz="4" w:space="0" w:color="auto"/>
            </w:tcBorders>
            <w:shd w:val="clear" w:color="auto" w:fill="auto"/>
            <w:noWrap/>
            <w:vAlign w:val="bottom"/>
            <w:hideMark/>
          </w:tcPr>
          <w:p w14:paraId="399B4C50" w14:textId="77777777" w:rsidR="0080311E" w:rsidRPr="00075C47" w:rsidRDefault="0080311E" w:rsidP="000B3C0A">
            <w:pPr>
              <w:jc w:val="center"/>
              <w:rPr>
                <w:color w:val="000000"/>
                <w:sz w:val="22"/>
                <w:szCs w:val="22"/>
              </w:rPr>
            </w:pPr>
            <w:r w:rsidRPr="00075C47">
              <w:rPr>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15CB7035" w14:textId="4AFDC50C" w:rsidR="0080311E" w:rsidRPr="00075C47" w:rsidRDefault="00075C47" w:rsidP="0080311E">
            <w:pPr>
              <w:jc w:val="center"/>
              <w:rPr>
                <w:color w:val="000000"/>
                <w:sz w:val="22"/>
                <w:szCs w:val="22"/>
              </w:rPr>
            </w:pPr>
            <w:r w:rsidRPr="00075C47">
              <w:rPr>
                <w:color w:val="000000"/>
                <w:sz w:val="22"/>
                <w:szCs w:val="22"/>
              </w:rPr>
              <w:t>10</w:t>
            </w:r>
          </w:p>
        </w:tc>
        <w:tc>
          <w:tcPr>
            <w:tcW w:w="3277" w:type="dxa"/>
            <w:tcBorders>
              <w:top w:val="nil"/>
              <w:left w:val="nil"/>
              <w:bottom w:val="single" w:sz="4" w:space="0" w:color="auto"/>
              <w:right w:val="single" w:sz="4" w:space="0" w:color="auto"/>
            </w:tcBorders>
            <w:shd w:val="clear" w:color="auto" w:fill="auto"/>
            <w:noWrap/>
            <w:vAlign w:val="bottom"/>
            <w:hideMark/>
          </w:tcPr>
          <w:p w14:paraId="389C5E3F" w14:textId="77777777" w:rsidR="0080311E" w:rsidRPr="00075C47" w:rsidRDefault="0080311E" w:rsidP="00787F03">
            <w:pPr>
              <w:rPr>
                <w:color w:val="000000"/>
                <w:sz w:val="22"/>
                <w:szCs w:val="22"/>
              </w:rPr>
            </w:pPr>
            <w:r w:rsidRPr="00075C47">
              <w:rPr>
                <w:color w:val="000000"/>
                <w:sz w:val="22"/>
                <w:szCs w:val="22"/>
              </w:rPr>
              <w:t> </w:t>
            </w:r>
          </w:p>
        </w:tc>
      </w:tr>
      <w:tr w:rsidR="0080311E" w:rsidRPr="00075C47" w14:paraId="4A2F9EFB"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4694AAD0" w14:textId="77777777" w:rsidR="0080311E" w:rsidRPr="00075C47" w:rsidRDefault="0080311E" w:rsidP="00787F03">
            <w:pPr>
              <w:rPr>
                <w:b/>
                <w:bCs/>
                <w:color w:val="000000"/>
                <w:sz w:val="22"/>
                <w:szCs w:val="22"/>
              </w:rPr>
            </w:pPr>
            <w:r w:rsidRPr="00075C47">
              <w:rPr>
                <w:b/>
                <w:bCs/>
                <w:color w:val="000000"/>
                <w:sz w:val="22"/>
                <w:szCs w:val="22"/>
              </w:rPr>
              <w:t>Formatting and Citations</w:t>
            </w:r>
          </w:p>
        </w:tc>
        <w:tc>
          <w:tcPr>
            <w:tcW w:w="1251" w:type="dxa"/>
            <w:tcBorders>
              <w:top w:val="nil"/>
              <w:left w:val="nil"/>
              <w:bottom w:val="single" w:sz="4" w:space="0" w:color="auto"/>
              <w:right w:val="single" w:sz="4" w:space="0" w:color="auto"/>
            </w:tcBorders>
            <w:shd w:val="clear" w:color="auto" w:fill="auto"/>
            <w:noWrap/>
            <w:vAlign w:val="bottom"/>
            <w:hideMark/>
          </w:tcPr>
          <w:p w14:paraId="5069C501" w14:textId="2CBEBA52" w:rsidR="0080311E" w:rsidRPr="00075C47" w:rsidRDefault="00075C47" w:rsidP="0080311E">
            <w:pPr>
              <w:jc w:val="center"/>
              <w:rPr>
                <w:color w:val="000000"/>
                <w:sz w:val="22"/>
                <w:szCs w:val="22"/>
              </w:rPr>
            </w:pPr>
            <w:r w:rsidRPr="00075C47">
              <w:rPr>
                <w:color w:val="000000"/>
                <w:sz w:val="22"/>
                <w:szCs w:val="22"/>
              </w:rPr>
              <w:t>3</w:t>
            </w:r>
          </w:p>
        </w:tc>
        <w:tc>
          <w:tcPr>
            <w:tcW w:w="934" w:type="dxa"/>
            <w:tcBorders>
              <w:top w:val="nil"/>
              <w:left w:val="nil"/>
              <w:bottom w:val="single" w:sz="4" w:space="0" w:color="auto"/>
              <w:right w:val="single" w:sz="4" w:space="0" w:color="auto"/>
            </w:tcBorders>
            <w:shd w:val="clear" w:color="auto" w:fill="auto"/>
            <w:noWrap/>
            <w:vAlign w:val="bottom"/>
            <w:hideMark/>
          </w:tcPr>
          <w:p w14:paraId="04B7903B" w14:textId="77777777" w:rsidR="0080311E" w:rsidRPr="00075C47" w:rsidRDefault="0080311E" w:rsidP="000B3C0A">
            <w:pPr>
              <w:jc w:val="center"/>
              <w:rPr>
                <w:color w:val="000000"/>
                <w:sz w:val="22"/>
                <w:szCs w:val="22"/>
              </w:rPr>
            </w:pPr>
            <w:r w:rsidRPr="00075C47">
              <w:rPr>
                <w:color w:val="000000"/>
                <w:sz w:val="22"/>
                <w:szCs w:val="22"/>
              </w:rPr>
              <w:t>x1</w:t>
            </w:r>
          </w:p>
        </w:tc>
        <w:tc>
          <w:tcPr>
            <w:tcW w:w="791" w:type="dxa"/>
            <w:tcBorders>
              <w:top w:val="nil"/>
              <w:left w:val="nil"/>
              <w:bottom w:val="single" w:sz="4" w:space="0" w:color="auto"/>
              <w:right w:val="single" w:sz="4" w:space="0" w:color="auto"/>
            </w:tcBorders>
            <w:shd w:val="clear" w:color="auto" w:fill="auto"/>
            <w:noWrap/>
            <w:vAlign w:val="bottom"/>
            <w:hideMark/>
          </w:tcPr>
          <w:p w14:paraId="1124EB3F" w14:textId="304D443F" w:rsidR="0080311E" w:rsidRPr="00075C47" w:rsidRDefault="00075C47" w:rsidP="0080311E">
            <w:pPr>
              <w:jc w:val="center"/>
              <w:rPr>
                <w:color w:val="000000"/>
                <w:sz w:val="22"/>
                <w:szCs w:val="22"/>
              </w:rPr>
            </w:pPr>
            <w:r w:rsidRPr="00075C47">
              <w:rPr>
                <w:color w:val="000000"/>
                <w:sz w:val="22"/>
                <w:szCs w:val="22"/>
              </w:rPr>
              <w:t>3</w:t>
            </w:r>
          </w:p>
        </w:tc>
        <w:tc>
          <w:tcPr>
            <w:tcW w:w="3277" w:type="dxa"/>
            <w:tcBorders>
              <w:top w:val="nil"/>
              <w:left w:val="nil"/>
              <w:bottom w:val="single" w:sz="4" w:space="0" w:color="auto"/>
              <w:right w:val="single" w:sz="4" w:space="0" w:color="auto"/>
            </w:tcBorders>
            <w:shd w:val="clear" w:color="auto" w:fill="auto"/>
            <w:noWrap/>
            <w:vAlign w:val="bottom"/>
            <w:hideMark/>
          </w:tcPr>
          <w:p w14:paraId="5061921F" w14:textId="5F902B11" w:rsidR="0080311E" w:rsidRPr="00075C47" w:rsidRDefault="0080311E" w:rsidP="00787F03">
            <w:pPr>
              <w:rPr>
                <w:color w:val="000000"/>
                <w:sz w:val="22"/>
                <w:szCs w:val="22"/>
              </w:rPr>
            </w:pPr>
            <w:r w:rsidRPr="00075C47">
              <w:rPr>
                <w:color w:val="000000"/>
                <w:sz w:val="22"/>
                <w:szCs w:val="22"/>
              </w:rPr>
              <w:t> </w:t>
            </w:r>
            <w:r w:rsidR="00075C47" w:rsidRPr="00075C47">
              <w:rPr>
                <w:color w:val="000000"/>
                <w:sz w:val="22"/>
                <w:szCs w:val="22"/>
              </w:rPr>
              <w:t>Citations missing, indentation in 3.0, template changes</w:t>
            </w:r>
          </w:p>
        </w:tc>
      </w:tr>
      <w:tr w:rsidR="0080311E" w:rsidRPr="00075C47" w14:paraId="6009B8E3"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1FF2D65B" w14:textId="77777777" w:rsidR="0080311E" w:rsidRPr="00075C47" w:rsidRDefault="0080311E" w:rsidP="00787F03">
            <w:pPr>
              <w:rPr>
                <w:b/>
                <w:bCs/>
                <w:color w:val="000000"/>
                <w:sz w:val="22"/>
                <w:szCs w:val="22"/>
              </w:rPr>
            </w:pPr>
            <w:r w:rsidRPr="00075C47">
              <w:rPr>
                <w:b/>
                <w:bCs/>
                <w:color w:val="000000"/>
                <w:sz w:val="22"/>
                <w:szCs w:val="22"/>
              </w:rPr>
              <w:t>Figures and Graphs</w:t>
            </w:r>
          </w:p>
        </w:tc>
        <w:tc>
          <w:tcPr>
            <w:tcW w:w="1251" w:type="dxa"/>
            <w:tcBorders>
              <w:top w:val="nil"/>
              <w:left w:val="nil"/>
              <w:bottom w:val="single" w:sz="4" w:space="0" w:color="auto"/>
              <w:right w:val="single" w:sz="4" w:space="0" w:color="auto"/>
            </w:tcBorders>
            <w:shd w:val="clear" w:color="auto" w:fill="auto"/>
            <w:noWrap/>
            <w:vAlign w:val="bottom"/>
            <w:hideMark/>
          </w:tcPr>
          <w:p w14:paraId="42162C5D" w14:textId="6EDB7593" w:rsidR="0080311E" w:rsidRPr="00075C47" w:rsidRDefault="00075C47" w:rsidP="0080311E">
            <w:pPr>
              <w:jc w:val="center"/>
              <w:rPr>
                <w:color w:val="000000"/>
                <w:sz w:val="22"/>
                <w:szCs w:val="22"/>
              </w:rPr>
            </w:pPr>
            <w:r w:rsidRPr="00075C47">
              <w:rPr>
                <w:color w:val="000000"/>
                <w:sz w:val="22"/>
                <w:szCs w:val="22"/>
              </w:rPr>
              <w:t>4</w:t>
            </w:r>
          </w:p>
        </w:tc>
        <w:tc>
          <w:tcPr>
            <w:tcW w:w="934" w:type="dxa"/>
            <w:tcBorders>
              <w:top w:val="nil"/>
              <w:left w:val="nil"/>
              <w:bottom w:val="single" w:sz="4" w:space="0" w:color="auto"/>
              <w:right w:val="single" w:sz="4" w:space="0" w:color="auto"/>
            </w:tcBorders>
            <w:shd w:val="clear" w:color="auto" w:fill="auto"/>
            <w:noWrap/>
            <w:vAlign w:val="bottom"/>
            <w:hideMark/>
          </w:tcPr>
          <w:p w14:paraId="67B0B450" w14:textId="77777777" w:rsidR="0080311E" w:rsidRPr="00075C47" w:rsidRDefault="0080311E" w:rsidP="000B3C0A">
            <w:pPr>
              <w:jc w:val="center"/>
              <w:rPr>
                <w:color w:val="000000"/>
                <w:sz w:val="22"/>
                <w:szCs w:val="22"/>
              </w:rPr>
            </w:pPr>
            <w:r w:rsidRPr="00075C47">
              <w:rPr>
                <w:color w:val="000000"/>
                <w:sz w:val="22"/>
                <w:szCs w:val="22"/>
              </w:rPr>
              <w:t>x2</w:t>
            </w:r>
          </w:p>
        </w:tc>
        <w:tc>
          <w:tcPr>
            <w:tcW w:w="791" w:type="dxa"/>
            <w:tcBorders>
              <w:top w:val="nil"/>
              <w:left w:val="nil"/>
              <w:bottom w:val="single" w:sz="4" w:space="0" w:color="auto"/>
              <w:right w:val="single" w:sz="4" w:space="0" w:color="auto"/>
            </w:tcBorders>
            <w:shd w:val="clear" w:color="auto" w:fill="auto"/>
            <w:noWrap/>
            <w:vAlign w:val="bottom"/>
            <w:hideMark/>
          </w:tcPr>
          <w:p w14:paraId="01025AAD" w14:textId="7E0BA443" w:rsidR="0080311E" w:rsidRPr="00075C47" w:rsidRDefault="00075C47" w:rsidP="0080311E">
            <w:pPr>
              <w:jc w:val="center"/>
              <w:rPr>
                <w:color w:val="000000"/>
                <w:sz w:val="22"/>
                <w:szCs w:val="22"/>
              </w:rPr>
            </w:pPr>
            <w:r w:rsidRPr="00075C47">
              <w:rPr>
                <w:color w:val="000000"/>
                <w:sz w:val="22"/>
                <w:szCs w:val="22"/>
              </w:rPr>
              <w:t>8</w:t>
            </w:r>
          </w:p>
        </w:tc>
        <w:tc>
          <w:tcPr>
            <w:tcW w:w="3277" w:type="dxa"/>
            <w:tcBorders>
              <w:top w:val="nil"/>
              <w:left w:val="nil"/>
              <w:bottom w:val="single" w:sz="4" w:space="0" w:color="auto"/>
              <w:right w:val="single" w:sz="4" w:space="0" w:color="auto"/>
            </w:tcBorders>
            <w:shd w:val="clear" w:color="auto" w:fill="auto"/>
            <w:noWrap/>
            <w:vAlign w:val="bottom"/>
            <w:hideMark/>
          </w:tcPr>
          <w:p w14:paraId="525D4AC1" w14:textId="3838F99A" w:rsidR="0080311E" w:rsidRPr="00075C47" w:rsidRDefault="0080311E" w:rsidP="00787F03">
            <w:pPr>
              <w:rPr>
                <w:color w:val="000000"/>
                <w:sz w:val="22"/>
                <w:szCs w:val="22"/>
              </w:rPr>
            </w:pPr>
            <w:r w:rsidRPr="00075C47">
              <w:rPr>
                <w:color w:val="000000"/>
                <w:sz w:val="22"/>
                <w:szCs w:val="22"/>
              </w:rPr>
              <w:t> </w:t>
            </w:r>
            <w:r w:rsidR="00075C47" w:rsidRPr="00075C47">
              <w:rPr>
                <w:color w:val="000000"/>
                <w:sz w:val="22"/>
                <w:szCs w:val="22"/>
              </w:rPr>
              <w:t>Label and number all figures</w:t>
            </w:r>
          </w:p>
        </w:tc>
      </w:tr>
      <w:tr w:rsidR="0080311E" w:rsidRPr="00075C47" w14:paraId="04740E69" w14:textId="77777777" w:rsidTr="000272D5">
        <w:trPr>
          <w:trHeight w:val="266"/>
        </w:trPr>
        <w:tc>
          <w:tcPr>
            <w:tcW w:w="3230" w:type="dxa"/>
            <w:tcBorders>
              <w:top w:val="nil"/>
              <w:left w:val="single" w:sz="4" w:space="0" w:color="auto"/>
              <w:bottom w:val="single" w:sz="4" w:space="0" w:color="auto"/>
              <w:right w:val="single" w:sz="4" w:space="0" w:color="auto"/>
            </w:tcBorders>
            <w:shd w:val="clear" w:color="auto" w:fill="auto"/>
            <w:noWrap/>
            <w:vAlign w:val="bottom"/>
            <w:hideMark/>
          </w:tcPr>
          <w:p w14:paraId="7006BB8C" w14:textId="77777777" w:rsidR="0080311E" w:rsidRPr="00075C47" w:rsidRDefault="0080311E" w:rsidP="00787F03">
            <w:pPr>
              <w:rPr>
                <w:b/>
                <w:bCs/>
                <w:color w:val="000000"/>
                <w:sz w:val="22"/>
                <w:szCs w:val="22"/>
              </w:rPr>
            </w:pPr>
            <w:r w:rsidRPr="00075C47">
              <w:rPr>
                <w:b/>
                <w:bCs/>
                <w:color w:val="000000"/>
                <w:sz w:val="22"/>
                <w:szCs w:val="22"/>
              </w:rPr>
              <w:t>Technical Writing Style</w:t>
            </w:r>
          </w:p>
        </w:tc>
        <w:tc>
          <w:tcPr>
            <w:tcW w:w="1251" w:type="dxa"/>
            <w:tcBorders>
              <w:top w:val="nil"/>
              <w:left w:val="nil"/>
              <w:bottom w:val="single" w:sz="4" w:space="0" w:color="auto"/>
              <w:right w:val="single" w:sz="4" w:space="0" w:color="auto"/>
            </w:tcBorders>
            <w:shd w:val="clear" w:color="auto" w:fill="auto"/>
            <w:noWrap/>
            <w:vAlign w:val="bottom"/>
            <w:hideMark/>
          </w:tcPr>
          <w:p w14:paraId="4D55D6F4" w14:textId="598A793A" w:rsidR="0080311E" w:rsidRPr="00075C47" w:rsidRDefault="00075C47" w:rsidP="0080311E">
            <w:pPr>
              <w:jc w:val="center"/>
              <w:rPr>
                <w:color w:val="000000"/>
                <w:sz w:val="22"/>
                <w:szCs w:val="22"/>
              </w:rPr>
            </w:pPr>
            <w:r w:rsidRPr="00075C47">
              <w:rPr>
                <w:color w:val="000000"/>
                <w:sz w:val="22"/>
                <w:szCs w:val="22"/>
              </w:rPr>
              <w:t>5</w:t>
            </w:r>
          </w:p>
        </w:tc>
        <w:tc>
          <w:tcPr>
            <w:tcW w:w="934" w:type="dxa"/>
            <w:tcBorders>
              <w:top w:val="nil"/>
              <w:left w:val="nil"/>
              <w:bottom w:val="single" w:sz="4" w:space="0" w:color="auto"/>
              <w:right w:val="single" w:sz="4" w:space="0" w:color="auto"/>
            </w:tcBorders>
            <w:shd w:val="clear" w:color="auto" w:fill="auto"/>
            <w:noWrap/>
            <w:vAlign w:val="bottom"/>
            <w:hideMark/>
          </w:tcPr>
          <w:p w14:paraId="71243A76" w14:textId="77777777" w:rsidR="0080311E" w:rsidRPr="00075C47" w:rsidRDefault="0080311E" w:rsidP="000B3C0A">
            <w:pPr>
              <w:jc w:val="center"/>
              <w:rPr>
                <w:color w:val="000000"/>
                <w:sz w:val="22"/>
                <w:szCs w:val="22"/>
              </w:rPr>
            </w:pPr>
            <w:r w:rsidRPr="00075C47">
              <w:rPr>
                <w:color w:val="000000"/>
                <w:sz w:val="22"/>
                <w:szCs w:val="22"/>
              </w:rPr>
              <w:t>x3</w:t>
            </w:r>
          </w:p>
        </w:tc>
        <w:tc>
          <w:tcPr>
            <w:tcW w:w="791" w:type="dxa"/>
            <w:tcBorders>
              <w:top w:val="nil"/>
              <w:left w:val="nil"/>
              <w:bottom w:val="single" w:sz="4" w:space="0" w:color="auto"/>
              <w:right w:val="single" w:sz="4" w:space="0" w:color="auto"/>
            </w:tcBorders>
            <w:shd w:val="clear" w:color="auto" w:fill="auto"/>
            <w:noWrap/>
            <w:vAlign w:val="bottom"/>
            <w:hideMark/>
          </w:tcPr>
          <w:p w14:paraId="15E3A952" w14:textId="357CE43F" w:rsidR="0080311E" w:rsidRPr="00075C47" w:rsidRDefault="00075C47" w:rsidP="0080311E">
            <w:pPr>
              <w:jc w:val="center"/>
              <w:rPr>
                <w:color w:val="000000"/>
                <w:sz w:val="22"/>
                <w:szCs w:val="22"/>
              </w:rPr>
            </w:pPr>
            <w:r w:rsidRPr="00075C47">
              <w:rPr>
                <w:color w:val="000000"/>
                <w:sz w:val="22"/>
                <w:szCs w:val="22"/>
              </w:rPr>
              <w:t>15</w:t>
            </w:r>
          </w:p>
        </w:tc>
        <w:tc>
          <w:tcPr>
            <w:tcW w:w="3277" w:type="dxa"/>
            <w:tcBorders>
              <w:top w:val="nil"/>
              <w:left w:val="nil"/>
              <w:bottom w:val="single" w:sz="4" w:space="0" w:color="auto"/>
              <w:right w:val="single" w:sz="4" w:space="0" w:color="auto"/>
            </w:tcBorders>
            <w:shd w:val="clear" w:color="auto" w:fill="auto"/>
            <w:noWrap/>
            <w:vAlign w:val="bottom"/>
            <w:hideMark/>
          </w:tcPr>
          <w:p w14:paraId="59E36A5B" w14:textId="77777777" w:rsidR="0080311E" w:rsidRPr="00075C47" w:rsidRDefault="0080311E" w:rsidP="00787F03">
            <w:pPr>
              <w:rPr>
                <w:color w:val="000000"/>
                <w:sz w:val="22"/>
                <w:szCs w:val="22"/>
              </w:rPr>
            </w:pPr>
            <w:r w:rsidRPr="00075C47">
              <w:rPr>
                <w:color w:val="000000"/>
                <w:sz w:val="22"/>
                <w:szCs w:val="22"/>
              </w:rPr>
              <w:t> </w:t>
            </w:r>
          </w:p>
        </w:tc>
      </w:tr>
      <w:tr w:rsidR="0080311E" w:rsidRPr="00075C47" w14:paraId="2A6417DB" w14:textId="77777777" w:rsidTr="000272D5">
        <w:trPr>
          <w:trHeight w:val="266"/>
        </w:trPr>
        <w:tc>
          <w:tcPr>
            <w:tcW w:w="3230" w:type="dxa"/>
            <w:tcBorders>
              <w:top w:val="nil"/>
              <w:left w:val="single" w:sz="4" w:space="0" w:color="auto"/>
              <w:bottom w:val="single" w:sz="4" w:space="0" w:color="auto"/>
              <w:right w:val="single" w:sz="4" w:space="0" w:color="auto"/>
            </w:tcBorders>
            <w:shd w:val="clear" w:color="000000" w:fill="FFC000"/>
            <w:noWrap/>
            <w:vAlign w:val="bottom"/>
            <w:hideMark/>
          </w:tcPr>
          <w:p w14:paraId="73599474" w14:textId="77777777" w:rsidR="0080311E" w:rsidRPr="00075C47" w:rsidRDefault="0080311E" w:rsidP="00787F03">
            <w:pPr>
              <w:rPr>
                <w:b/>
                <w:bCs/>
                <w:color w:val="000000"/>
                <w:sz w:val="22"/>
                <w:szCs w:val="22"/>
              </w:rPr>
            </w:pPr>
            <w:r w:rsidRPr="00075C47">
              <w:rPr>
                <w:b/>
                <w:bCs/>
                <w:color w:val="000000"/>
                <w:sz w:val="22"/>
                <w:szCs w:val="22"/>
              </w:rPr>
              <w:t>Total Score</w:t>
            </w:r>
          </w:p>
        </w:tc>
        <w:tc>
          <w:tcPr>
            <w:tcW w:w="2976"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EA11CD4" w14:textId="521332E9" w:rsidR="0080311E" w:rsidRPr="00075C47" w:rsidRDefault="00075C47" w:rsidP="0080311E">
            <w:pPr>
              <w:jc w:val="center"/>
              <w:rPr>
                <w:color w:val="000000"/>
                <w:sz w:val="22"/>
                <w:szCs w:val="22"/>
              </w:rPr>
            </w:pPr>
            <w:r w:rsidRPr="00075C47">
              <w:rPr>
                <w:color w:val="000000"/>
                <w:sz w:val="22"/>
                <w:szCs w:val="22"/>
              </w:rPr>
              <w:t>92/100</w:t>
            </w:r>
          </w:p>
        </w:tc>
        <w:tc>
          <w:tcPr>
            <w:tcW w:w="3277" w:type="dxa"/>
            <w:tcBorders>
              <w:top w:val="nil"/>
              <w:left w:val="nil"/>
              <w:bottom w:val="single" w:sz="4" w:space="0" w:color="auto"/>
              <w:right w:val="single" w:sz="4" w:space="0" w:color="auto"/>
            </w:tcBorders>
            <w:shd w:val="clear" w:color="auto" w:fill="auto"/>
            <w:noWrap/>
            <w:vAlign w:val="bottom"/>
            <w:hideMark/>
          </w:tcPr>
          <w:p w14:paraId="15DBC011" w14:textId="77777777" w:rsidR="0080311E" w:rsidRPr="00075C47" w:rsidRDefault="0080311E" w:rsidP="00787F03">
            <w:pPr>
              <w:rPr>
                <w:color w:val="000000"/>
                <w:sz w:val="22"/>
                <w:szCs w:val="22"/>
              </w:rPr>
            </w:pPr>
            <w:r w:rsidRPr="00075C47">
              <w:rPr>
                <w:color w:val="000000"/>
                <w:sz w:val="22"/>
                <w:szCs w:val="22"/>
              </w:rPr>
              <w:t> </w:t>
            </w:r>
          </w:p>
        </w:tc>
      </w:tr>
    </w:tbl>
    <w:p w14:paraId="5CF3F191" w14:textId="77777777" w:rsidR="00AA7E04" w:rsidRPr="00075C47" w:rsidRDefault="00AA7E04" w:rsidP="00AA7E04">
      <w:pPr>
        <w:pStyle w:val="Title"/>
        <w:jc w:val="left"/>
        <w:rPr>
          <w:sz w:val="24"/>
        </w:rPr>
      </w:pPr>
    </w:p>
    <w:p w14:paraId="15872CAF" w14:textId="77777777" w:rsidR="00787F03" w:rsidRPr="00075C47" w:rsidRDefault="00787F03" w:rsidP="00787F03">
      <w:pPr>
        <w:pStyle w:val="Title"/>
        <w:jc w:val="left"/>
        <w:rPr>
          <w:sz w:val="24"/>
        </w:rPr>
      </w:pPr>
      <w:r w:rsidRPr="00075C47">
        <w:rPr>
          <w:sz w:val="24"/>
        </w:rPr>
        <w:t xml:space="preserve">5: Excellent </w:t>
      </w:r>
      <w:r w:rsidRPr="00075C47">
        <w:rPr>
          <w:sz w:val="24"/>
        </w:rPr>
        <w:tab/>
        <w:t>4: Good     3: Acceptable    2: Poor     1: Very Poor    0: Not attempted</w:t>
      </w:r>
    </w:p>
    <w:p w14:paraId="7DC9E35A" w14:textId="77777777" w:rsidR="00787F03" w:rsidRPr="00075C47" w:rsidRDefault="00787F03" w:rsidP="00AA7E04">
      <w:pPr>
        <w:pStyle w:val="Title"/>
        <w:jc w:val="left"/>
        <w:rPr>
          <w:sz w:val="24"/>
        </w:rPr>
      </w:pPr>
    </w:p>
    <w:p w14:paraId="4523F339" w14:textId="77777777" w:rsidR="00AA7E04" w:rsidRPr="00075C47" w:rsidRDefault="00AA7E04" w:rsidP="00AA7E04">
      <w:pPr>
        <w:pStyle w:val="Title"/>
        <w:jc w:val="left"/>
        <w:rPr>
          <w:sz w:val="24"/>
        </w:rPr>
      </w:pPr>
      <w:r w:rsidRPr="00075C47">
        <w:rPr>
          <w:sz w:val="24"/>
        </w:rPr>
        <w:t>Comments:</w:t>
      </w:r>
    </w:p>
    <w:p w14:paraId="4045E12F" w14:textId="3B0EF097" w:rsidR="00284432" w:rsidRPr="00075C47" w:rsidRDefault="00075C47" w:rsidP="00075C47">
      <w:pPr>
        <w:pStyle w:val="Title"/>
        <w:jc w:val="left"/>
        <w:rPr>
          <w:sz w:val="24"/>
        </w:rPr>
      </w:pPr>
      <w:r w:rsidRPr="00075C47">
        <w:rPr>
          <w:b w:val="0"/>
          <w:sz w:val="24"/>
          <w:szCs w:val="24"/>
        </w:rPr>
        <w:t>In general, this is a fantastic analysis. I think you should take a stab at why your project solves the drawbacks of the product and project you compared your project against. Other than that, only little corrections are needed!</w:t>
      </w:r>
    </w:p>
    <w:p w14:paraId="53DCB10C" w14:textId="77777777" w:rsidR="00284432" w:rsidRDefault="00284432" w:rsidP="00284432">
      <w:pPr>
        <w:pStyle w:val="Title"/>
        <w:spacing w:line="360" w:lineRule="auto"/>
        <w:jc w:val="left"/>
        <w:rPr>
          <w:sz w:val="24"/>
        </w:rPr>
      </w:pPr>
    </w:p>
    <w:p w14:paraId="5481058E" w14:textId="77777777" w:rsidR="00284432" w:rsidRDefault="00284432" w:rsidP="00284432">
      <w:pPr>
        <w:pStyle w:val="Title"/>
        <w:spacing w:line="360" w:lineRule="auto"/>
        <w:jc w:val="left"/>
        <w:rPr>
          <w:sz w:val="24"/>
        </w:rPr>
      </w:pPr>
    </w:p>
    <w:p w14:paraId="74BEFD83" w14:textId="77777777" w:rsidR="00284432" w:rsidRDefault="00284432" w:rsidP="00284432">
      <w:pPr>
        <w:pStyle w:val="Title"/>
        <w:spacing w:line="360" w:lineRule="auto"/>
        <w:jc w:val="left"/>
        <w:rPr>
          <w:sz w:val="24"/>
        </w:rPr>
      </w:pPr>
    </w:p>
    <w:p w14:paraId="5E107E21" w14:textId="77777777" w:rsidR="00284432" w:rsidRDefault="00284432" w:rsidP="00284432">
      <w:pPr>
        <w:pStyle w:val="Title"/>
        <w:spacing w:line="360" w:lineRule="auto"/>
        <w:jc w:val="left"/>
        <w:rPr>
          <w:sz w:val="24"/>
        </w:rPr>
      </w:pPr>
    </w:p>
    <w:p w14:paraId="39C3956D" w14:textId="77777777" w:rsidR="00284432" w:rsidRDefault="00284432" w:rsidP="00284432">
      <w:pPr>
        <w:pStyle w:val="Title"/>
        <w:spacing w:line="360" w:lineRule="auto"/>
        <w:jc w:val="left"/>
        <w:rPr>
          <w:sz w:val="24"/>
        </w:rPr>
      </w:pPr>
    </w:p>
    <w:p w14:paraId="1F483D7B" w14:textId="77777777" w:rsidR="00284432" w:rsidRDefault="00284432" w:rsidP="00284432">
      <w:pPr>
        <w:pStyle w:val="Title"/>
        <w:spacing w:line="360" w:lineRule="auto"/>
        <w:jc w:val="left"/>
        <w:rPr>
          <w:sz w:val="24"/>
        </w:rPr>
      </w:pPr>
    </w:p>
    <w:p w14:paraId="316B6B14" w14:textId="77777777" w:rsidR="00284432" w:rsidRDefault="00284432" w:rsidP="00284432">
      <w:pPr>
        <w:pStyle w:val="Title"/>
        <w:spacing w:line="360" w:lineRule="auto"/>
        <w:jc w:val="left"/>
        <w:rPr>
          <w:sz w:val="24"/>
        </w:rPr>
      </w:pPr>
    </w:p>
    <w:p w14:paraId="00F7BE7A" w14:textId="77777777" w:rsidR="00284432" w:rsidRDefault="00284432" w:rsidP="00284432">
      <w:pPr>
        <w:pStyle w:val="Title"/>
        <w:spacing w:line="360" w:lineRule="auto"/>
        <w:jc w:val="left"/>
        <w:rPr>
          <w:sz w:val="24"/>
        </w:rPr>
      </w:pPr>
    </w:p>
    <w:p w14:paraId="63A3C877" w14:textId="7B7B2D14" w:rsidR="00AA7E04" w:rsidRDefault="00AA7E04" w:rsidP="00284432">
      <w:pPr>
        <w:pStyle w:val="Title"/>
        <w:spacing w:line="360" w:lineRule="auto"/>
        <w:jc w:val="left"/>
        <w:rPr>
          <w:sz w:val="24"/>
        </w:rPr>
      </w:pPr>
      <w:bookmarkStart w:id="0" w:name="_GoBack"/>
      <w:bookmarkEnd w:id="0"/>
    </w:p>
    <w:p w14:paraId="1D4E7A23" w14:textId="77777777" w:rsidR="00AA7E04" w:rsidRDefault="00AA7E04" w:rsidP="00284432">
      <w:pPr>
        <w:pStyle w:val="Title"/>
        <w:numPr>
          <w:ilvl w:val="0"/>
          <w:numId w:val="13"/>
        </w:numPr>
        <w:spacing w:line="360" w:lineRule="auto"/>
        <w:jc w:val="left"/>
        <w:rPr>
          <w:sz w:val="24"/>
        </w:rPr>
      </w:pPr>
      <w:r>
        <w:rPr>
          <w:sz w:val="24"/>
        </w:rPr>
        <w:lastRenderedPageBreak/>
        <w:t>Commercial Product Packaging</w:t>
      </w:r>
    </w:p>
    <w:p w14:paraId="66B062AF" w14:textId="77777777" w:rsidR="005A160F" w:rsidRPr="00F644E1" w:rsidRDefault="00F644E1" w:rsidP="00F644E1">
      <w:pPr>
        <w:pStyle w:val="Title"/>
        <w:spacing w:line="360" w:lineRule="auto"/>
        <w:ind w:left="432"/>
        <w:jc w:val="left"/>
        <w:rPr>
          <w:color w:val="000000" w:themeColor="text1"/>
          <w:sz w:val="24"/>
        </w:rPr>
      </w:pPr>
      <w:r>
        <w:rPr>
          <w:b w:val="0"/>
          <w:color w:val="000000" w:themeColor="text1"/>
          <w:sz w:val="24"/>
        </w:rPr>
        <w:t xml:space="preserve">We compared two products to Guitutar that are electric guitars with LED capabilities. These products were another senior design project by Andrew Garza and the Fretlight electric guitar. </w:t>
      </w:r>
    </w:p>
    <w:p w14:paraId="17C6C8D7" w14:textId="77777777" w:rsidR="00AA7E04" w:rsidRDefault="00527BCA" w:rsidP="00FC2E1F">
      <w:pPr>
        <w:pStyle w:val="Title"/>
        <w:numPr>
          <w:ilvl w:val="1"/>
          <w:numId w:val="13"/>
        </w:numPr>
        <w:spacing w:line="360" w:lineRule="auto"/>
        <w:jc w:val="left"/>
        <w:rPr>
          <w:sz w:val="24"/>
        </w:rPr>
      </w:pPr>
      <w:r>
        <w:rPr>
          <w:sz w:val="24"/>
        </w:rPr>
        <w:t>Product #1</w:t>
      </w:r>
    </w:p>
    <w:p w14:paraId="40139DD9" w14:textId="77777777" w:rsidR="00261508" w:rsidRDefault="00261508" w:rsidP="00B535F1">
      <w:pPr>
        <w:pStyle w:val="ListParagraph"/>
        <w:ind w:left="432"/>
        <w:rPr>
          <w:color w:val="000000"/>
          <w:szCs w:val="24"/>
        </w:rPr>
      </w:pPr>
      <w:r w:rsidRPr="00261508">
        <w:rPr>
          <w:color w:val="000000"/>
          <w:szCs w:val="24"/>
        </w:rPr>
        <w:t>This particular design is not in commercial production, but was found on YouTube as Andrew Garza’s senior design project</w:t>
      </w:r>
      <w:r w:rsidR="008D20D7">
        <w:rPr>
          <w:color w:val="000000"/>
          <w:szCs w:val="24"/>
        </w:rPr>
        <w:t xml:space="preserve"> [1]</w:t>
      </w:r>
      <w:r w:rsidRPr="00261508">
        <w:rPr>
          <w:color w:val="000000"/>
          <w:szCs w:val="24"/>
        </w:rPr>
        <w:t>. His electric guitar design is cont</w:t>
      </w:r>
      <w:r w:rsidR="00B535F1">
        <w:rPr>
          <w:color w:val="000000"/>
          <w:szCs w:val="24"/>
        </w:rPr>
        <w:t>rolled by an Arduino that uses</w:t>
      </w:r>
      <w:r w:rsidRPr="00261508">
        <w:rPr>
          <w:color w:val="000000"/>
          <w:szCs w:val="24"/>
        </w:rPr>
        <w:t xml:space="preserve"> </w:t>
      </w:r>
      <w:r>
        <w:rPr>
          <w:color w:val="000000"/>
          <w:szCs w:val="24"/>
        </w:rPr>
        <w:t xml:space="preserve">an Atmel AVR ATMega </w:t>
      </w:r>
      <w:r w:rsidR="00B535F1">
        <w:rPr>
          <w:color w:val="000000"/>
          <w:szCs w:val="24"/>
        </w:rPr>
        <w:t>to</w:t>
      </w:r>
      <w:r w:rsidRPr="00261508">
        <w:rPr>
          <w:color w:val="000000"/>
          <w:szCs w:val="24"/>
        </w:rPr>
        <w:t xml:space="preserve"> control his LED matrix. He takes the fretboard and frets off the guitar neck, drills holes for each discrete LED and each fret “push button”, and then solders the LEDs together in a matrix </w:t>
      </w:r>
      <w:r w:rsidR="00B535F1">
        <w:rPr>
          <w:color w:val="000000"/>
          <w:szCs w:val="24"/>
        </w:rPr>
        <w:t>form</w:t>
      </w:r>
      <w:r w:rsidRPr="00261508">
        <w:rPr>
          <w:color w:val="000000"/>
          <w:szCs w:val="24"/>
        </w:rPr>
        <w:t xml:space="preserve">. </w:t>
      </w:r>
    </w:p>
    <w:p w14:paraId="4B9B5B15" w14:textId="77777777" w:rsidR="00B535F1" w:rsidRDefault="00B535F1" w:rsidP="00B535F1">
      <w:pPr>
        <w:pStyle w:val="ListParagraph"/>
        <w:ind w:left="432"/>
        <w:rPr>
          <w:color w:val="000000"/>
          <w:szCs w:val="24"/>
        </w:rPr>
      </w:pPr>
    </w:p>
    <w:p w14:paraId="220218E3" w14:textId="77777777" w:rsidR="00B535F1" w:rsidRDefault="00B535F1" w:rsidP="00B535F1">
      <w:pPr>
        <w:pStyle w:val="ListParagraph"/>
        <w:ind w:left="432"/>
        <w:rPr>
          <w:color w:val="000000"/>
          <w:szCs w:val="24"/>
        </w:rPr>
      </w:pPr>
      <w:r>
        <w:rPr>
          <w:color w:val="000000"/>
          <w:szCs w:val="24"/>
        </w:rPr>
        <w:t xml:space="preserve">Figure 1: Fretboard Alternative </w:t>
      </w:r>
    </w:p>
    <w:p w14:paraId="4581714A" w14:textId="77777777" w:rsidR="00B535F1" w:rsidRPr="00994D3D" w:rsidRDefault="00B535F1" w:rsidP="00B535F1">
      <w:pPr>
        <w:ind w:firstLine="720"/>
        <w:rPr>
          <w:szCs w:val="24"/>
        </w:rPr>
      </w:pPr>
    </w:p>
    <w:p w14:paraId="11E3FFE6" w14:textId="77777777" w:rsidR="00B535F1" w:rsidRDefault="00B535F1" w:rsidP="00B535F1">
      <w:pPr>
        <w:rPr>
          <w:szCs w:val="24"/>
        </w:rPr>
      </w:pPr>
      <w:r w:rsidRPr="00C01145">
        <w:rPr>
          <w:noProof/>
          <w:color w:val="000000"/>
          <w:szCs w:val="24"/>
        </w:rPr>
        <w:drawing>
          <wp:inline distT="0" distB="0" distL="0" distR="0" wp14:anchorId="1E4620B3" wp14:editId="0361308C">
            <wp:extent cx="2400300" cy="1981200"/>
            <wp:effectExtent l="0" t="0" r="0" b="0"/>
            <wp:docPr id="10" name="Picture 10" descr="https://lh3.googleusercontent.com/JeXiL7EK3ymxubdcsaqCPwxFbHLOLv7NImJ7Y_7kOUpPhZy4W9IEcn-sAFTAKbXd3D6_LxtE7-8K1PZuSTpeMRT_9QgdQCD2fInxri-bMjSh95vkD-w2kcJgwZU_HH9-k8i-i3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eXiL7EK3ymxubdcsaqCPwxFbHLOLv7NImJ7Y_7kOUpPhZy4W9IEcn-sAFTAKbXd3D6_LxtE7-8K1PZuSTpeMRT_9QgdQCD2fInxri-bMjSh95vkD-w2kcJgwZU_HH9-k8i-i3L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981200"/>
                    </a:xfrm>
                    <a:prstGeom prst="rect">
                      <a:avLst/>
                    </a:prstGeom>
                    <a:noFill/>
                    <a:ln>
                      <a:noFill/>
                    </a:ln>
                  </pic:spPr>
                </pic:pic>
              </a:graphicData>
            </a:graphic>
          </wp:inline>
        </w:drawing>
      </w:r>
      <w:r w:rsidRPr="00C01145">
        <w:rPr>
          <w:noProof/>
          <w:color w:val="000000"/>
          <w:szCs w:val="24"/>
        </w:rPr>
        <w:drawing>
          <wp:inline distT="0" distB="0" distL="0" distR="0" wp14:anchorId="42902335" wp14:editId="2EA37282">
            <wp:extent cx="3028950" cy="1990725"/>
            <wp:effectExtent l="0" t="0" r="0" b="9525"/>
            <wp:docPr id="9" name="Picture 9" descr="https://lh3.googleusercontent.com/QAvHnk815XRc0weRTIhfOacNyrY0Xqaz7ruMRj8dKG2M1jLM4n2tryMm4e412TM2077Iw8Ky0LnlZ_FPEAbpml7eP6HQJ__aNXxuOcrThBmGtpSSmbA4coSp0aW7s98HCnyZT3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QAvHnk815XRc0weRTIhfOacNyrY0Xqaz7ruMRj8dKG2M1jLM4n2tryMm4e412TM2077Iw8Ky0LnlZ_FPEAbpml7eP6HQJ__aNXxuOcrThBmGtpSSmbA4coSp0aW7s98HCnyZT3K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1990725"/>
                    </a:xfrm>
                    <a:prstGeom prst="rect">
                      <a:avLst/>
                    </a:prstGeom>
                    <a:noFill/>
                    <a:ln>
                      <a:noFill/>
                    </a:ln>
                  </pic:spPr>
                </pic:pic>
              </a:graphicData>
            </a:graphic>
          </wp:inline>
        </w:drawing>
      </w:r>
    </w:p>
    <w:p w14:paraId="72DCD020" w14:textId="77777777" w:rsidR="00B535F1" w:rsidRPr="00994D3D" w:rsidRDefault="00B535F1" w:rsidP="00B535F1">
      <w:pPr>
        <w:rPr>
          <w:szCs w:val="24"/>
        </w:rPr>
      </w:pPr>
    </w:p>
    <w:p w14:paraId="1C2956F6" w14:textId="77777777" w:rsidR="00B535F1" w:rsidRPr="00994D3D" w:rsidRDefault="00B535F1" w:rsidP="00B535F1">
      <w:pPr>
        <w:ind w:firstLine="720"/>
        <w:rPr>
          <w:szCs w:val="24"/>
        </w:rPr>
      </w:pPr>
      <w:r w:rsidRPr="00994D3D">
        <w:rPr>
          <w:color w:val="000000"/>
          <w:szCs w:val="24"/>
        </w:rPr>
        <w:t xml:space="preserve">Comparatively to our design, we will not be cutting the frets to make push buttons and we will have surface mount LEDs that will be controlled by a shift register. Using the shift registers will decrease the amount of input pins we will have to use. Although we will be removing the fretboard from the guitar neck, we will not be milling the actual fretboard. Instead, we will be using the PCBs as the fretboard itself with a plastic covering to protect the electronics. The frets </w:t>
      </w:r>
      <w:r>
        <w:rPr>
          <w:color w:val="000000"/>
          <w:szCs w:val="24"/>
        </w:rPr>
        <w:t xml:space="preserve">will be glued to the acrylic covering and </w:t>
      </w:r>
      <w:r w:rsidRPr="00994D3D">
        <w:rPr>
          <w:color w:val="000000"/>
          <w:szCs w:val="24"/>
        </w:rPr>
        <w:t xml:space="preserve">will then connect through the side of the PCB </w:t>
      </w:r>
      <w:r>
        <w:rPr>
          <w:color w:val="000000"/>
          <w:szCs w:val="24"/>
        </w:rPr>
        <w:t xml:space="preserve">with wire </w:t>
      </w:r>
      <w:r w:rsidRPr="00994D3D">
        <w:rPr>
          <w:color w:val="000000"/>
          <w:szCs w:val="24"/>
        </w:rPr>
        <w:t xml:space="preserve">instead of being cut into buttons. </w:t>
      </w:r>
    </w:p>
    <w:p w14:paraId="78F9CE3E" w14:textId="77777777" w:rsidR="00B535F1" w:rsidRPr="00994D3D" w:rsidRDefault="00B535F1" w:rsidP="00B535F1">
      <w:pPr>
        <w:rPr>
          <w:szCs w:val="24"/>
        </w:rPr>
      </w:pPr>
    </w:p>
    <w:p w14:paraId="226A072D" w14:textId="77777777" w:rsidR="00B535F1" w:rsidRDefault="00B535F1" w:rsidP="00B535F1">
      <w:pPr>
        <w:ind w:firstLine="720"/>
        <w:rPr>
          <w:color w:val="000000"/>
          <w:szCs w:val="24"/>
        </w:rPr>
      </w:pPr>
      <w:r w:rsidRPr="00994D3D">
        <w:rPr>
          <w:color w:val="000000"/>
          <w:szCs w:val="24"/>
        </w:rPr>
        <w:t>The Arduino and user interface for Andrew’s design is placed on the front of the guitar, and the microcontroller for the LEDs is placed on the back of the guitar</w:t>
      </w:r>
      <w:r w:rsidR="008D20D7">
        <w:rPr>
          <w:color w:val="000000"/>
          <w:szCs w:val="24"/>
        </w:rPr>
        <w:t xml:space="preserve"> [2]</w:t>
      </w:r>
      <w:r w:rsidRPr="00994D3D">
        <w:rPr>
          <w:color w:val="000000"/>
          <w:szCs w:val="24"/>
        </w:rPr>
        <w:t xml:space="preserve">. The Arduino has a shield on top for the user interface that consists of a digital display and three push buttons for his three settings: Chords, Scales, Song Builder. His Chords setting displays any version of chord with the LEDs once selected, and the Scales setting displays any selected scale with LEDs. Song Builder allows the user to input up to 20 different chords that the user can make into a song. </w:t>
      </w:r>
    </w:p>
    <w:p w14:paraId="58A21D7E" w14:textId="77777777" w:rsidR="00B535F1" w:rsidRDefault="00B535F1" w:rsidP="00B535F1">
      <w:pPr>
        <w:ind w:firstLine="720"/>
        <w:rPr>
          <w:color w:val="000000"/>
          <w:szCs w:val="24"/>
        </w:rPr>
      </w:pPr>
    </w:p>
    <w:p w14:paraId="5E5243F0" w14:textId="77777777" w:rsidR="00B535F1" w:rsidRDefault="00B535F1" w:rsidP="00B535F1">
      <w:pPr>
        <w:ind w:firstLine="720"/>
        <w:rPr>
          <w:color w:val="000000"/>
          <w:szCs w:val="24"/>
        </w:rPr>
      </w:pPr>
    </w:p>
    <w:p w14:paraId="15052DE0" w14:textId="77777777" w:rsidR="00B535F1" w:rsidRDefault="00B535F1" w:rsidP="00B535F1">
      <w:pPr>
        <w:ind w:firstLine="720"/>
        <w:rPr>
          <w:color w:val="000000"/>
          <w:szCs w:val="24"/>
        </w:rPr>
      </w:pPr>
    </w:p>
    <w:p w14:paraId="02BD9C22" w14:textId="77777777" w:rsidR="00B535F1" w:rsidRDefault="00B535F1" w:rsidP="00B535F1">
      <w:pPr>
        <w:ind w:firstLine="720"/>
        <w:rPr>
          <w:color w:val="000000"/>
          <w:szCs w:val="24"/>
        </w:rPr>
      </w:pPr>
    </w:p>
    <w:p w14:paraId="3F1B68D8" w14:textId="77777777" w:rsidR="00B535F1" w:rsidRDefault="00B535F1" w:rsidP="00B535F1">
      <w:pPr>
        <w:ind w:firstLine="720"/>
        <w:rPr>
          <w:color w:val="000000"/>
          <w:szCs w:val="24"/>
        </w:rPr>
      </w:pPr>
    </w:p>
    <w:p w14:paraId="1991EB8F" w14:textId="77777777" w:rsidR="00B535F1" w:rsidRDefault="00B535F1" w:rsidP="00B535F1">
      <w:pPr>
        <w:ind w:firstLine="720"/>
        <w:rPr>
          <w:color w:val="000000"/>
          <w:szCs w:val="24"/>
        </w:rPr>
      </w:pPr>
      <w:r>
        <w:rPr>
          <w:color w:val="000000"/>
          <w:szCs w:val="24"/>
        </w:rPr>
        <w:lastRenderedPageBreak/>
        <w:t>Figure 2: Alternative User Interface</w:t>
      </w:r>
    </w:p>
    <w:p w14:paraId="0E068333" w14:textId="77777777" w:rsidR="00B535F1" w:rsidRPr="00B535F1" w:rsidRDefault="00B535F1" w:rsidP="00B535F1">
      <w:pPr>
        <w:rPr>
          <w:szCs w:val="24"/>
        </w:rPr>
      </w:pPr>
      <w:r w:rsidRPr="00C01145">
        <w:rPr>
          <w:noProof/>
          <w:color w:val="000000"/>
          <w:szCs w:val="24"/>
        </w:rPr>
        <w:drawing>
          <wp:inline distT="0" distB="0" distL="0" distR="0" wp14:anchorId="4F6CBF4A" wp14:editId="19F36076">
            <wp:extent cx="3981450" cy="2590800"/>
            <wp:effectExtent l="0" t="0" r="0" b="0"/>
            <wp:docPr id="8" name="Picture 8" descr="https://lh6.googleusercontent.com/kRAol_erRIA9d4bov0ThYp9GC5lN53_JM6bmvSsMOUfQ3Ex-o9j7PHadMXpBXPjLAUH8EphfJ9o9rP7XlCwejNPpJ9nC__VQk0K9Vu_TUXZ5mhPhtLtRPzM8djwFg5A5eHMhYe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RAol_erRIA9d4bov0ThYp9GC5lN53_JM6bmvSsMOUfQ3Ex-o9j7PHadMXpBXPjLAUH8EphfJ9o9rP7XlCwejNPpJ9nC__VQk0K9Vu_TUXZ5mhPhtLtRPzM8djwFg5A5eHMhYeJ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590800"/>
                    </a:xfrm>
                    <a:prstGeom prst="rect">
                      <a:avLst/>
                    </a:prstGeom>
                    <a:noFill/>
                    <a:ln>
                      <a:noFill/>
                    </a:ln>
                  </pic:spPr>
                </pic:pic>
              </a:graphicData>
            </a:graphic>
          </wp:inline>
        </w:drawing>
      </w:r>
    </w:p>
    <w:p w14:paraId="2AE4027C" w14:textId="77777777" w:rsidR="00AA7E04" w:rsidRDefault="00AA7E04" w:rsidP="00FC2E1F">
      <w:pPr>
        <w:pStyle w:val="Title"/>
        <w:spacing w:line="360" w:lineRule="auto"/>
        <w:jc w:val="left"/>
        <w:rPr>
          <w:sz w:val="24"/>
        </w:rPr>
      </w:pPr>
    </w:p>
    <w:p w14:paraId="0840296A" w14:textId="77777777" w:rsidR="00AA7E04" w:rsidRDefault="00527BCA" w:rsidP="00FC2E1F">
      <w:pPr>
        <w:pStyle w:val="Title"/>
        <w:numPr>
          <w:ilvl w:val="1"/>
          <w:numId w:val="13"/>
        </w:numPr>
        <w:spacing w:line="360" w:lineRule="auto"/>
        <w:jc w:val="left"/>
        <w:rPr>
          <w:sz w:val="24"/>
        </w:rPr>
      </w:pPr>
      <w:r>
        <w:rPr>
          <w:sz w:val="24"/>
        </w:rPr>
        <w:t>Product #2</w:t>
      </w:r>
      <w:r w:rsidR="00B535F1">
        <w:rPr>
          <w:sz w:val="24"/>
        </w:rPr>
        <w:t>: Fretlight Wireless Guitar</w:t>
      </w:r>
    </w:p>
    <w:p w14:paraId="20817D3C" w14:textId="77777777" w:rsidR="00B535F1" w:rsidRDefault="00B535F1" w:rsidP="00B535F1">
      <w:pPr>
        <w:pStyle w:val="ListParagraph"/>
        <w:ind w:left="432"/>
        <w:rPr>
          <w:color w:val="000000"/>
          <w:szCs w:val="24"/>
        </w:rPr>
      </w:pPr>
      <w:r w:rsidRPr="00B535F1">
        <w:rPr>
          <w:color w:val="000000"/>
          <w:szCs w:val="24"/>
        </w:rPr>
        <w:t xml:space="preserve">The Fretlight </w:t>
      </w:r>
      <w:r w:rsidR="008D20D7">
        <w:rPr>
          <w:color w:val="000000"/>
          <w:szCs w:val="24"/>
        </w:rPr>
        <w:t xml:space="preserve">[3] </w:t>
      </w:r>
      <w:r w:rsidRPr="00B535F1">
        <w:rPr>
          <w:color w:val="000000"/>
          <w:szCs w:val="24"/>
        </w:rPr>
        <w:t xml:space="preserve">guitar is more similar to the original idea of Guitutar. Both have an app for the user interface that connects through Bluetooth and both have a USB charging port for a Lithium-ion battery. While most of the outer features are similar to ours, the company does not explain how the LEDs or the strumming patterns work inside. </w:t>
      </w:r>
      <w:r>
        <w:rPr>
          <w:color w:val="000000"/>
          <w:szCs w:val="24"/>
        </w:rPr>
        <w:t>One idea</w:t>
      </w:r>
      <w:r w:rsidRPr="00B535F1">
        <w:rPr>
          <w:color w:val="000000"/>
          <w:szCs w:val="24"/>
        </w:rPr>
        <w:t xml:space="preserve"> that we will </w:t>
      </w:r>
      <w:r>
        <w:rPr>
          <w:color w:val="000000"/>
          <w:szCs w:val="24"/>
        </w:rPr>
        <w:t>change from</w:t>
      </w:r>
      <w:r w:rsidRPr="00B535F1">
        <w:rPr>
          <w:color w:val="000000"/>
          <w:szCs w:val="24"/>
        </w:rPr>
        <w:t xml:space="preserve"> </w:t>
      </w:r>
      <w:r w:rsidR="000D218D">
        <w:rPr>
          <w:color w:val="000000"/>
          <w:szCs w:val="24"/>
        </w:rPr>
        <w:t>F</w:t>
      </w:r>
      <w:r w:rsidRPr="00B535F1">
        <w:rPr>
          <w:color w:val="000000"/>
          <w:szCs w:val="24"/>
        </w:rPr>
        <w:t xml:space="preserve">retlight </w:t>
      </w:r>
      <w:r>
        <w:rPr>
          <w:color w:val="000000"/>
          <w:szCs w:val="24"/>
        </w:rPr>
        <w:t>is</w:t>
      </w:r>
      <w:r w:rsidRPr="00B535F1">
        <w:rPr>
          <w:color w:val="000000"/>
          <w:szCs w:val="24"/>
        </w:rPr>
        <w:t xml:space="preserve"> the light-</w:t>
      </w:r>
      <w:r>
        <w:rPr>
          <w:color w:val="000000"/>
          <w:szCs w:val="24"/>
        </w:rPr>
        <w:t>up nut that</w:t>
      </w:r>
      <w:r w:rsidRPr="00B535F1">
        <w:rPr>
          <w:color w:val="000000"/>
          <w:szCs w:val="24"/>
        </w:rPr>
        <w:t xml:space="preserve"> indicate</w:t>
      </w:r>
      <w:r>
        <w:rPr>
          <w:color w:val="000000"/>
          <w:szCs w:val="24"/>
        </w:rPr>
        <w:t>s</w:t>
      </w:r>
      <w:r w:rsidRPr="00B535F1">
        <w:rPr>
          <w:color w:val="000000"/>
          <w:szCs w:val="24"/>
        </w:rPr>
        <w:t xml:space="preserve"> which open strings should be played</w:t>
      </w:r>
      <w:r>
        <w:rPr>
          <w:color w:val="000000"/>
          <w:szCs w:val="24"/>
        </w:rPr>
        <w:t xml:space="preserve">. </w:t>
      </w:r>
      <w:r w:rsidR="000D218D">
        <w:rPr>
          <w:color w:val="000000"/>
          <w:szCs w:val="24"/>
        </w:rPr>
        <w:t>Since our nut is opaque and would not show LEDs through</w:t>
      </w:r>
      <w:r>
        <w:rPr>
          <w:color w:val="000000"/>
          <w:szCs w:val="24"/>
        </w:rPr>
        <w:t>, we will have a row of LEDs next to the nut as an indication</w:t>
      </w:r>
      <w:r w:rsidRPr="00B535F1">
        <w:rPr>
          <w:color w:val="000000"/>
          <w:szCs w:val="24"/>
        </w:rPr>
        <w:t xml:space="preserve"> </w:t>
      </w:r>
      <w:r>
        <w:rPr>
          <w:color w:val="000000"/>
          <w:szCs w:val="24"/>
        </w:rPr>
        <w:t>of open strings that shou</w:t>
      </w:r>
      <w:r w:rsidR="000D218D">
        <w:rPr>
          <w:color w:val="000000"/>
          <w:szCs w:val="24"/>
        </w:rPr>
        <w:t xml:space="preserve">ld be played. We will also include </w:t>
      </w:r>
      <w:r w:rsidRPr="00B535F1">
        <w:rPr>
          <w:color w:val="000000"/>
          <w:szCs w:val="24"/>
        </w:rPr>
        <w:t>an ON/OFF button that can be included near the USB charging port</w:t>
      </w:r>
      <w:r w:rsidR="000D218D">
        <w:rPr>
          <w:color w:val="000000"/>
          <w:szCs w:val="24"/>
        </w:rPr>
        <w:t>, similar to Fretlight</w:t>
      </w:r>
      <w:r w:rsidRPr="00B535F1">
        <w:rPr>
          <w:color w:val="000000"/>
          <w:szCs w:val="24"/>
        </w:rPr>
        <w:t>. One of the downsides to Fretlight is that they seem to expect a certain level of experience from the user. Fretlight is especially beneficial for experienced players who are looking to do improvisation or who can already play along with songs in a real time mode.</w:t>
      </w:r>
      <w:r w:rsidR="000D218D">
        <w:rPr>
          <w:color w:val="000000"/>
          <w:szCs w:val="24"/>
        </w:rPr>
        <w:t xml:space="preserve"> As a resolution to Fretlight’s expectations for experience, we emphasize the user mode so that any player is able to go at their own pace. The next LED progression lights up only when the user has strummed and fingered the correct notes. </w:t>
      </w:r>
    </w:p>
    <w:p w14:paraId="22AE2357" w14:textId="77777777" w:rsidR="000D218D" w:rsidRDefault="000D218D" w:rsidP="00B535F1">
      <w:pPr>
        <w:pStyle w:val="ListParagraph"/>
        <w:ind w:left="432"/>
        <w:rPr>
          <w:color w:val="000000"/>
          <w:szCs w:val="24"/>
        </w:rPr>
      </w:pPr>
    </w:p>
    <w:p w14:paraId="0D8E9175" w14:textId="77777777" w:rsidR="000D218D" w:rsidRDefault="000D218D" w:rsidP="00B535F1">
      <w:pPr>
        <w:pStyle w:val="ListParagraph"/>
        <w:ind w:left="432"/>
        <w:rPr>
          <w:color w:val="000000"/>
          <w:szCs w:val="24"/>
        </w:rPr>
      </w:pPr>
    </w:p>
    <w:p w14:paraId="316EE89B" w14:textId="77777777" w:rsidR="000D218D" w:rsidRDefault="000D218D" w:rsidP="00B535F1">
      <w:pPr>
        <w:pStyle w:val="ListParagraph"/>
        <w:ind w:left="432"/>
        <w:rPr>
          <w:color w:val="000000"/>
          <w:szCs w:val="24"/>
        </w:rPr>
      </w:pPr>
    </w:p>
    <w:p w14:paraId="06DE5782" w14:textId="77777777" w:rsidR="000D218D" w:rsidRDefault="000D218D" w:rsidP="00B535F1">
      <w:pPr>
        <w:pStyle w:val="ListParagraph"/>
        <w:ind w:left="432"/>
        <w:rPr>
          <w:color w:val="000000"/>
          <w:szCs w:val="24"/>
        </w:rPr>
      </w:pPr>
    </w:p>
    <w:p w14:paraId="1ACFB77F" w14:textId="77777777" w:rsidR="000D218D" w:rsidRDefault="000D218D" w:rsidP="00B535F1">
      <w:pPr>
        <w:pStyle w:val="ListParagraph"/>
        <w:ind w:left="432"/>
        <w:rPr>
          <w:color w:val="000000"/>
          <w:szCs w:val="24"/>
        </w:rPr>
      </w:pPr>
    </w:p>
    <w:p w14:paraId="2DBF4F7D" w14:textId="77777777" w:rsidR="000D218D" w:rsidRDefault="000D218D" w:rsidP="00B535F1">
      <w:pPr>
        <w:pStyle w:val="ListParagraph"/>
        <w:ind w:left="432"/>
        <w:rPr>
          <w:color w:val="000000"/>
          <w:szCs w:val="24"/>
        </w:rPr>
      </w:pPr>
    </w:p>
    <w:p w14:paraId="1F594BC6" w14:textId="77777777" w:rsidR="000D218D" w:rsidRDefault="000D218D" w:rsidP="00B535F1">
      <w:pPr>
        <w:pStyle w:val="ListParagraph"/>
        <w:ind w:left="432"/>
        <w:rPr>
          <w:color w:val="000000"/>
          <w:szCs w:val="24"/>
        </w:rPr>
      </w:pPr>
    </w:p>
    <w:p w14:paraId="3FBCAAD8" w14:textId="77777777" w:rsidR="000D218D" w:rsidRDefault="000D218D" w:rsidP="00B535F1">
      <w:pPr>
        <w:pStyle w:val="ListParagraph"/>
        <w:ind w:left="432"/>
        <w:rPr>
          <w:color w:val="000000"/>
          <w:szCs w:val="24"/>
        </w:rPr>
      </w:pPr>
    </w:p>
    <w:p w14:paraId="43F2F7FC" w14:textId="77777777" w:rsidR="000D218D" w:rsidRDefault="000D218D" w:rsidP="00B535F1">
      <w:pPr>
        <w:pStyle w:val="ListParagraph"/>
        <w:ind w:left="432"/>
        <w:rPr>
          <w:color w:val="000000"/>
          <w:szCs w:val="24"/>
        </w:rPr>
      </w:pPr>
    </w:p>
    <w:p w14:paraId="5B205E61" w14:textId="77777777" w:rsidR="000D218D" w:rsidRDefault="000D218D" w:rsidP="00B535F1">
      <w:pPr>
        <w:pStyle w:val="ListParagraph"/>
        <w:ind w:left="432"/>
        <w:rPr>
          <w:color w:val="000000"/>
          <w:szCs w:val="24"/>
        </w:rPr>
      </w:pPr>
    </w:p>
    <w:p w14:paraId="03D1954B" w14:textId="77777777" w:rsidR="000D218D" w:rsidRDefault="000D218D" w:rsidP="00B535F1">
      <w:pPr>
        <w:pStyle w:val="ListParagraph"/>
        <w:ind w:left="432"/>
        <w:rPr>
          <w:color w:val="000000"/>
          <w:szCs w:val="24"/>
        </w:rPr>
      </w:pPr>
    </w:p>
    <w:p w14:paraId="1A5920DC" w14:textId="77777777" w:rsidR="000D218D" w:rsidRDefault="000D218D" w:rsidP="00B535F1">
      <w:pPr>
        <w:pStyle w:val="ListParagraph"/>
        <w:ind w:left="432"/>
        <w:rPr>
          <w:color w:val="000000"/>
          <w:szCs w:val="24"/>
        </w:rPr>
      </w:pPr>
    </w:p>
    <w:p w14:paraId="684E5DC1" w14:textId="77777777" w:rsidR="000D218D" w:rsidRDefault="000D218D" w:rsidP="00B535F1">
      <w:pPr>
        <w:pStyle w:val="ListParagraph"/>
        <w:ind w:left="432"/>
        <w:rPr>
          <w:color w:val="000000"/>
          <w:szCs w:val="24"/>
        </w:rPr>
      </w:pPr>
    </w:p>
    <w:p w14:paraId="216F9A0B" w14:textId="77777777" w:rsidR="000D218D" w:rsidRDefault="000D218D" w:rsidP="00B535F1">
      <w:pPr>
        <w:pStyle w:val="ListParagraph"/>
        <w:ind w:left="432"/>
        <w:rPr>
          <w:color w:val="000000"/>
          <w:szCs w:val="24"/>
        </w:rPr>
      </w:pPr>
    </w:p>
    <w:p w14:paraId="5175652C" w14:textId="77777777" w:rsidR="000D218D" w:rsidRPr="00B535F1" w:rsidRDefault="000D218D" w:rsidP="00B535F1">
      <w:pPr>
        <w:pStyle w:val="ListParagraph"/>
        <w:ind w:left="432"/>
        <w:rPr>
          <w:szCs w:val="24"/>
        </w:rPr>
      </w:pPr>
      <w:r>
        <w:rPr>
          <w:color w:val="000000"/>
          <w:szCs w:val="24"/>
        </w:rPr>
        <w:lastRenderedPageBreak/>
        <w:t>Figure 3: Fretlight Guitar Example</w:t>
      </w:r>
    </w:p>
    <w:p w14:paraId="1FB72646" w14:textId="77777777" w:rsidR="008161DB" w:rsidRDefault="000D218D" w:rsidP="00E13F66">
      <w:pPr>
        <w:pStyle w:val="Title"/>
        <w:jc w:val="left"/>
        <w:rPr>
          <w:sz w:val="24"/>
        </w:rPr>
      </w:pPr>
      <w:r w:rsidRPr="00C01145">
        <w:rPr>
          <w:noProof/>
          <w:color w:val="000000"/>
          <w:sz w:val="24"/>
          <w:szCs w:val="24"/>
        </w:rPr>
        <w:drawing>
          <wp:inline distT="0" distB="0" distL="0" distR="0" wp14:anchorId="7B0D23E4" wp14:editId="4226DA03">
            <wp:extent cx="2895600" cy="3609975"/>
            <wp:effectExtent l="0" t="0" r="0" b="9525"/>
            <wp:docPr id="7" name="Picture 7" descr="https://lh3.googleusercontent.com/w0B91OZ4dRgU1W_zC9vW03iBIiDmWYjzgzBu0yUJmt1XVIyTh2-9W1OjZAIlgydL02XgLpaTxBherMOnVEqTm9UHmffneMo5sGJMvBy-GDRSdiOUEQ9M0msaXARVQ9vDcDCOMw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0B91OZ4dRgU1W_zC9vW03iBIiDmWYjzgzBu0yUJmt1XVIyTh2-9W1OjZAIlgydL02XgLpaTxBherMOnVEqTm9UHmffneMo5sGJMvBy-GDRSdiOUEQ9M0msaXARVQ9vDcDCOMw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3609975"/>
                    </a:xfrm>
                    <a:prstGeom prst="rect">
                      <a:avLst/>
                    </a:prstGeom>
                    <a:noFill/>
                    <a:ln>
                      <a:noFill/>
                    </a:ln>
                  </pic:spPr>
                </pic:pic>
              </a:graphicData>
            </a:graphic>
          </wp:inline>
        </w:drawing>
      </w:r>
    </w:p>
    <w:p w14:paraId="50440460" w14:textId="77777777" w:rsidR="00527BCA" w:rsidRDefault="008161DB" w:rsidP="00E13F66">
      <w:pPr>
        <w:pStyle w:val="Title"/>
        <w:jc w:val="left"/>
        <w:rPr>
          <w:sz w:val="24"/>
        </w:rPr>
      </w:pPr>
      <w:r>
        <w:rPr>
          <w:sz w:val="24"/>
        </w:rPr>
        <w:t>3</w:t>
      </w:r>
      <w:r w:rsidR="00E13F66">
        <w:rPr>
          <w:sz w:val="24"/>
        </w:rPr>
        <w:t xml:space="preserve">.0  </w:t>
      </w:r>
      <w:r w:rsidR="00284432">
        <w:rPr>
          <w:sz w:val="24"/>
        </w:rPr>
        <w:t>Sources Cited</w:t>
      </w:r>
    </w:p>
    <w:p w14:paraId="5C68B283" w14:textId="77777777" w:rsidR="00527BCA" w:rsidRDefault="00527BCA" w:rsidP="00527BCA">
      <w:pPr>
        <w:pStyle w:val="Title"/>
        <w:jc w:val="left"/>
        <w:rPr>
          <w:sz w:val="24"/>
        </w:rPr>
      </w:pPr>
    </w:p>
    <w:p w14:paraId="37952B0D" w14:textId="77777777" w:rsidR="000D218D" w:rsidRPr="00994D3D" w:rsidRDefault="000D218D" w:rsidP="000D218D">
      <w:pPr>
        <w:ind w:left="360"/>
        <w:rPr>
          <w:szCs w:val="24"/>
        </w:rPr>
      </w:pPr>
      <w:r w:rsidRPr="00994D3D">
        <w:rPr>
          <w:color w:val="000000"/>
          <w:szCs w:val="24"/>
        </w:rPr>
        <w:t xml:space="preserve">[1] A. Garza, (2011, April 16). </w:t>
      </w:r>
      <w:r w:rsidRPr="00994D3D">
        <w:rPr>
          <w:i/>
          <w:iCs/>
          <w:color w:val="000000"/>
          <w:szCs w:val="24"/>
        </w:rPr>
        <w:t>GuitArduino Senior Design Project</w:t>
      </w:r>
      <w:r w:rsidRPr="00994D3D">
        <w:rPr>
          <w:color w:val="000000"/>
          <w:szCs w:val="24"/>
        </w:rPr>
        <w:t>. [Video]. Available:  </w:t>
      </w:r>
      <w:hyperlink r:id="rId12" w:history="1">
        <w:r w:rsidRPr="00C01145">
          <w:rPr>
            <w:color w:val="1155CC"/>
            <w:szCs w:val="24"/>
            <w:u w:val="single"/>
          </w:rPr>
          <w:t>https://www.youtube.com/watch?v=B2s5c1RcswA&amp;t=3s</w:t>
        </w:r>
      </w:hyperlink>
    </w:p>
    <w:p w14:paraId="70A154EE" w14:textId="77777777" w:rsidR="000D218D" w:rsidRPr="00994D3D" w:rsidRDefault="000D218D" w:rsidP="000D218D">
      <w:pPr>
        <w:ind w:left="360"/>
        <w:rPr>
          <w:szCs w:val="24"/>
        </w:rPr>
      </w:pPr>
    </w:p>
    <w:p w14:paraId="78442C0A" w14:textId="77777777" w:rsidR="000D218D" w:rsidRPr="00994D3D" w:rsidRDefault="000D218D" w:rsidP="000D218D">
      <w:pPr>
        <w:ind w:left="360"/>
        <w:rPr>
          <w:szCs w:val="24"/>
        </w:rPr>
      </w:pPr>
      <w:r w:rsidRPr="00994D3D">
        <w:rPr>
          <w:color w:val="000000"/>
          <w:szCs w:val="24"/>
        </w:rPr>
        <w:t xml:space="preserve">[2] A. Garza, (2011, April 5). </w:t>
      </w:r>
      <w:r w:rsidRPr="00994D3D">
        <w:rPr>
          <w:i/>
          <w:iCs/>
          <w:color w:val="000000"/>
          <w:szCs w:val="24"/>
        </w:rPr>
        <w:t>GuitArduino Update April 5 2011</w:t>
      </w:r>
      <w:r w:rsidRPr="00994D3D">
        <w:rPr>
          <w:color w:val="000000"/>
          <w:szCs w:val="24"/>
        </w:rPr>
        <w:t>. [Video]. Available:  </w:t>
      </w:r>
    </w:p>
    <w:p w14:paraId="6A5A65F4" w14:textId="77777777" w:rsidR="000D218D" w:rsidRPr="00994D3D" w:rsidRDefault="000D65B2" w:rsidP="000D218D">
      <w:pPr>
        <w:ind w:left="360"/>
        <w:rPr>
          <w:szCs w:val="24"/>
        </w:rPr>
      </w:pPr>
      <w:hyperlink r:id="rId13" w:history="1">
        <w:r w:rsidR="000D218D" w:rsidRPr="00C01145">
          <w:rPr>
            <w:color w:val="1155CC"/>
            <w:szCs w:val="24"/>
            <w:u w:val="single"/>
          </w:rPr>
          <w:t>https://www.youtube.com/watch?v=hd-d87yq7kg</w:t>
        </w:r>
      </w:hyperlink>
    </w:p>
    <w:p w14:paraId="29063841" w14:textId="77777777" w:rsidR="000D218D" w:rsidRPr="00994D3D" w:rsidRDefault="000D218D" w:rsidP="000D218D">
      <w:pPr>
        <w:ind w:left="360"/>
        <w:rPr>
          <w:szCs w:val="24"/>
        </w:rPr>
      </w:pPr>
    </w:p>
    <w:p w14:paraId="6EA8DDB1" w14:textId="77777777" w:rsidR="000D218D" w:rsidRPr="00994D3D" w:rsidRDefault="000D218D" w:rsidP="000D218D">
      <w:pPr>
        <w:ind w:left="360"/>
        <w:rPr>
          <w:szCs w:val="24"/>
        </w:rPr>
      </w:pPr>
      <w:r w:rsidRPr="00994D3D">
        <w:rPr>
          <w:color w:val="000000"/>
          <w:szCs w:val="24"/>
        </w:rPr>
        <w:t xml:space="preserve">[3] Fretlight Wireless. </w:t>
      </w:r>
      <w:r w:rsidRPr="00994D3D">
        <w:rPr>
          <w:i/>
          <w:iCs/>
          <w:color w:val="000000"/>
          <w:szCs w:val="24"/>
        </w:rPr>
        <w:t xml:space="preserve">FG-621 Wireless Guitar. </w:t>
      </w:r>
      <w:r w:rsidRPr="00994D3D">
        <w:rPr>
          <w:color w:val="000000"/>
          <w:szCs w:val="24"/>
        </w:rPr>
        <w:t>[Online]. Available:</w:t>
      </w:r>
    </w:p>
    <w:p w14:paraId="5F4DC576" w14:textId="77777777" w:rsidR="000D218D" w:rsidRPr="00994D3D" w:rsidRDefault="000D65B2" w:rsidP="000D218D">
      <w:pPr>
        <w:ind w:left="360"/>
        <w:rPr>
          <w:szCs w:val="24"/>
        </w:rPr>
      </w:pPr>
      <w:hyperlink r:id="rId14" w:history="1">
        <w:r w:rsidR="000D218D" w:rsidRPr="00C01145">
          <w:rPr>
            <w:color w:val="1155CC"/>
            <w:szCs w:val="24"/>
            <w:u w:val="single"/>
          </w:rPr>
          <w:t>https://fretlight.com/collections/guitars</w:t>
        </w:r>
      </w:hyperlink>
    </w:p>
    <w:p w14:paraId="459D2AF1" w14:textId="77777777" w:rsidR="00527BCA" w:rsidRDefault="00527BCA" w:rsidP="00527BCA">
      <w:pPr>
        <w:pStyle w:val="Title"/>
        <w:ind w:left="72"/>
        <w:rPr>
          <w:sz w:val="24"/>
        </w:rPr>
      </w:pPr>
    </w:p>
    <w:p w14:paraId="398528AE" w14:textId="77777777" w:rsidR="00527BCA" w:rsidRDefault="00527BCA" w:rsidP="00527BCA">
      <w:pPr>
        <w:pStyle w:val="Title"/>
        <w:ind w:left="72"/>
        <w:rPr>
          <w:sz w:val="24"/>
        </w:rPr>
      </w:pPr>
    </w:p>
    <w:p w14:paraId="44767FD7" w14:textId="77777777" w:rsidR="00527BCA" w:rsidRDefault="00527BCA" w:rsidP="00527BCA">
      <w:pPr>
        <w:pStyle w:val="Title"/>
        <w:ind w:left="72"/>
        <w:rPr>
          <w:sz w:val="24"/>
        </w:rPr>
      </w:pPr>
    </w:p>
    <w:p w14:paraId="111332C6" w14:textId="77777777" w:rsidR="00527BCA" w:rsidRDefault="00527BCA" w:rsidP="00527BCA">
      <w:pPr>
        <w:pStyle w:val="Title"/>
        <w:ind w:left="72"/>
        <w:rPr>
          <w:sz w:val="24"/>
        </w:rPr>
      </w:pPr>
    </w:p>
    <w:p w14:paraId="288F9D57" w14:textId="77777777" w:rsidR="00527BCA" w:rsidRDefault="00527BCA" w:rsidP="00527BCA">
      <w:pPr>
        <w:pStyle w:val="Title"/>
        <w:ind w:left="72"/>
        <w:rPr>
          <w:sz w:val="24"/>
        </w:rPr>
      </w:pPr>
    </w:p>
    <w:p w14:paraId="2893CA0E" w14:textId="77777777" w:rsidR="00527BCA" w:rsidRDefault="00527BCA" w:rsidP="00527BCA">
      <w:pPr>
        <w:pStyle w:val="Title"/>
        <w:ind w:left="72"/>
        <w:rPr>
          <w:sz w:val="24"/>
        </w:rPr>
      </w:pPr>
    </w:p>
    <w:p w14:paraId="48BB3E72" w14:textId="77777777" w:rsidR="00527BCA" w:rsidRDefault="00527BCA" w:rsidP="00527BCA">
      <w:pPr>
        <w:pStyle w:val="Title"/>
        <w:ind w:left="72"/>
        <w:rPr>
          <w:sz w:val="24"/>
        </w:rPr>
      </w:pPr>
    </w:p>
    <w:p w14:paraId="52578091" w14:textId="77777777" w:rsidR="00527BCA" w:rsidRDefault="00527BCA" w:rsidP="00527BCA">
      <w:pPr>
        <w:pStyle w:val="Title"/>
        <w:ind w:left="72"/>
        <w:rPr>
          <w:sz w:val="24"/>
        </w:rPr>
      </w:pPr>
    </w:p>
    <w:p w14:paraId="01EC1CC3" w14:textId="77777777" w:rsidR="00AA7E04" w:rsidRDefault="00AA7E04" w:rsidP="00AA7E04">
      <w:pPr>
        <w:pStyle w:val="Title"/>
        <w:jc w:val="left"/>
        <w:rPr>
          <w:sz w:val="24"/>
        </w:rPr>
      </w:pPr>
    </w:p>
    <w:p w14:paraId="5A180F66" w14:textId="77777777" w:rsidR="00527BCA" w:rsidRDefault="00527BCA" w:rsidP="00AA7E04">
      <w:pPr>
        <w:pStyle w:val="Title"/>
        <w:jc w:val="left"/>
        <w:rPr>
          <w:sz w:val="24"/>
        </w:rPr>
      </w:pPr>
    </w:p>
    <w:p w14:paraId="68139C7D" w14:textId="77777777" w:rsidR="00527BCA" w:rsidRDefault="00527BCA" w:rsidP="00527BCA">
      <w:pPr>
        <w:pStyle w:val="Title"/>
        <w:rPr>
          <w:sz w:val="24"/>
        </w:rPr>
      </w:pPr>
      <w:r>
        <w:rPr>
          <w:sz w:val="24"/>
        </w:rPr>
        <w:br w:type="page"/>
      </w:r>
      <w:r w:rsidR="00284432">
        <w:rPr>
          <w:sz w:val="24"/>
        </w:rPr>
        <w:lastRenderedPageBreak/>
        <w:t>Appendix 1</w:t>
      </w:r>
      <w:r>
        <w:rPr>
          <w:sz w:val="24"/>
        </w:rPr>
        <w:t xml:space="preserve">:  </w:t>
      </w:r>
      <w:r w:rsidR="005D2500">
        <w:rPr>
          <w:sz w:val="24"/>
        </w:rPr>
        <w:t>CAD Model Illustrations</w:t>
      </w:r>
    </w:p>
    <w:p w14:paraId="53674F7C" w14:textId="77777777" w:rsidR="00527BCA" w:rsidRDefault="00527BCA" w:rsidP="00527BCA">
      <w:pPr>
        <w:pStyle w:val="Title"/>
        <w:rPr>
          <w:sz w:val="24"/>
        </w:rPr>
      </w:pPr>
    </w:p>
    <w:p w14:paraId="3D612D5A" w14:textId="77777777" w:rsidR="008D20D7" w:rsidRPr="00994D3D" w:rsidRDefault="008D20D7" w:rsidP="008D20D7">
      <w:pPr>
        <w:rPr>
          <w:szCs w:val="24"/>
        </w:rPr>
      </w:pPr>
      <w:r>
        <w:rPr>
          <w:szCs w:val="24"/>
        </w:rPr>
        <w:t>**Measurements in inches</w:t>
      </w:r>
    </w:p>
    <w:p w14:paraId="54159F59" w14:textId="77777777" w:rsidR="008D20D7" w:rsidRPr="00994D3D" w:rsidRDefault="008D20D7" w:rsidP="008D20D7">
      <w:pPr>
        <w:jc w:val="center"/>
        <w:rPr>
          <w:szCs w:val="24"/>
        </w:rPr>
      </w:pPr>
      <w:r w:rsidRPr="00C01145">
        <w:rPr>
          <w:noProof/>
          <w:color w:val="000000"/>
          <w:szCs w:val="24"/>
        </w:rPr>
        <w:drawing>
          <wp:inline distT="0" distB="0" distL="0" distR="0" wp14:anchorId="4F7EA8AF" wp14:editId="491A1C76">
            <wp:extent cx="4619625" cy="3695700"/>
            <wp:effectExtent l="0" t="0" r="9525" b="0"/>
            <wp:docPr id="6" name="Picture 6" descr="https://lh5.googleusercontent.com/05VO7DhwomFMuxWO_jie5XqyzOOexjAVTUrzIif0GWFK_vj0S2NhKlqxaE6LWlvmCCJE9cOCwKnbszr23FqNeYbvqdHfVME_DzZfkHj3uwieOD54GBMEwQQwo7IKVVZGciSNy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5VO7DhwomFMuxWO_jie5XqyzOOexjAVTUrzIif0GWFK_vj0S2NhKlqxaE6LWlvmCCJE9cOCwKnbszr23FqNeYbvqdHfVME_DzZfkHj3uwieOD54GBMEwQQwo7IKVVZGciSNyK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C8F0860" w14:textId="77777777" w:rsidR="008D20D7" w:rsidRPr="00994D3D" w:rsidRDefault="008D20D7" w:rsidP="008D20D7">
      <w:pPr>
        <w:jc w:val="center"/>
        <w:rPr>
          <w:szCs w:val="24"/>
        </w:rPr>
      </w:pPr>
      <w:r>
        <w:rPr>
          <w:color w:val="000000"/>
          <w:szCs w:val="24"/>
        </w:rPr>
        <w:t>Figure 4</w:t>
      </w:r>
      <w:r w:rsidRPr="00994D3D">
        <w:rPr>
          <w:color w:val="000000"/>
          <w:szCs w:val="24"/>
        </w:rPr>
        <w:t>: Front view of PCB mount</w:t>
      </w:r>
    </w:p>
    <w:p w14:paraId="76412C0E" w14:textId="77777777" w:rsidR="008D20D7" w:rsidRPr="00994D3D" w:rsidRDefault="008D20D7" w:rsidP="008D20D7">
      <w:pPr>
        <w:jc w:val="center"/>
        <w:rPr>
          <w:szCs w:val="24"/>
        </w:rPr>
      </w:pPr>
      <w:r w:rsidRPr="00C01145">
        <w:rPr>
          <w:noProof/>
          <w:color w:val="000000"/>
          <w:szCs w:val="24"/>
        </w:rPr>
        <w:drawing>
          <wp:inline distT="0" distB="0" distL="0" distR="0" wp14:anchorId="09C2C15F" wp14:editId="0F811F93">
            <wp:extent cx="4772025" cy="2847975"/>
            <wp:effectExtent l="0" t="0" r="9525" b="9525"/>
            <wp:docPr id="4" name="Picture 4" descr="https://lh5.googleusercontent.com/3pfB44Hgbmux6S1qjmeX4tYEjwsPIRpo3NN5iTsFwbmbyG-0FvRIUQLs6m8LThTI5nvwR2dCTVZXlXZLNFpgOwZcJ-fdZaJyi4qJGELPlVbjzuDZPzLZRnhTd1A2BetV1O-lf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pfB44Hgbmux6S1qjmeX4tYEjwsPIRpo3NN5iTsFwbmbyG-0FvRIUQLs6m8LThTI5nvwR2dCTVZXlXZLNFpgOwZcJ-fdZaJyi4qJGELPlVbjzuDZPzLZRnhTd1A2BetV1O-lf7E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2847975"/>
                    </a:xfrm>
                    <a:prstGeom prst="rect">
                      <a:avLst/>
                    </a:prstGeom>
                    <a:noFill/>
                    <a:ln>
                      <a:noFill/>
                    </a:ln>
                  </pic:spPr>
                </pic:pic>
              </a:graphicData>
            </a:graphic>
          </wp:inline>
        </w:drawing>
      </w:r>
    </w:p>
    <w:p w14:paraId="3D44057B" w14:textId="77777777" w:rsidR="008D20D7" w:rsidRPr="00994D3D" w:rsidRDefault="008D20D7" w:rsidP="008D20D7">
      <w:pPr>
        <w:jc w:val="center"/>
        <w:rPr>
          <w:szCs w:val="24"/>
        </w:rPr>
      </w:pPr>
      <w:r>
        <w:rPr>
          <w:color w:val="000000"/>
          <w:szCs w:val="24"/>
        </w:rPr>
        <w:t>Figure 5</w:t>
      </w:r>
      <w:r w:rsidRPr="00994D3D">
        <w:rPr>
          <w:color w:val="000000"/>
          <w:szCs w:val="24"/>
        </w:rPr>
        <w:t>: Side view of PCB mount</w:t>
      </w:r>
    </w:p>
    <w:p w14:paraId="759304D7" w14:textId="77777777" w:rsidR="008D20D7" w:rsidRPr="00994D3D" w:rsidRDefault="008D20D7" w:rsidP="008D20D7">
      <w:pPr>
        <w:jc w:val="center"/>
        <w:rPr>
          <w:szCs w:val="24"/>
        </w:rPr>
      </w:pPr>
      <w:r w:rsidRPr="00C01145">
        <w:rPr>
          <w:noProof/>
          <w:color w:val="000000"/>
          <w:szCs w:val="24"/>
        </w:rPr>
        <w:lastRenderedPageBreak/>
        <w:drawing>
          <wp:inline distT="0" distB="0" distL="0" distR="0" wp14:anchorId="67A4F782" wp14:editId="3EB81D67">
            <wp:extent cx="3924300" cy="2905125"/>
            <wp:effectExtent l="0" t="0" r="0" b="9525"/>
            <wp:docPr id="3" name="Picture 3" descr="https://lh5.googleusercontent.com/B7jPBZCZMorfjYwRkI8AkG70hiyvRlhW22xfCAMPuVrE8xc1LQ8tJqbcBdP90iy87PqVi0qsRmukRByEq8Yn0KsF5w_QL5y_JBkM9AL9txkqiuDF7xsX7Os7FCQRD9o1wollC_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7jPBZCZMorfjYwRkI8AkG70hiyvRlhW22xfCAMPuVrE8xc1LQ8tJqbcBdP90iy87PqVi0qsRmukRByEq8Yn0KsF5w_QL5y_JBkM9AL9txkqiuDF7xsX7Os7FCQRD9o1wollC_h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2905125"/>
                    </a:xfrm>
                    <a:prstGeom prst="rect">
                      <a:avLst/>
                    </a:prstGeom>
                    <a:noFill/>
                    <a:ln>
                      <a:noFill/>
                    </a:ln>
                  </pic:spPr>
                </pic:pic>
              </a:graphicData>
            </a:graphic>
          </wp:inline>
        </w:drawing>
      </w:r>
    </w:p>
    <w:p w14:paraId="242D9F0C" w14:textId="77777777" w:rsidR="008D20D7" w:rsidRPr="00994D3D" w:rsidRDefault="008D20D7" w:rsidP="008D20D7">
      <w:pPr>
        <w:jc w:val="center"/>
        <w:rPr>
          <w:szCs w:val="24"/>
        </w:rPr>
      </w:pPr>
      <w:r>
        <w:rPr>
          <w:color w:val="000000"/>
          <w:szCs w:val="24"/>
        </w:rPr>
        <w:t>Figure 6</w:t>
      </w:r>
      <w:r w:rsidRPr="00994D3D">
        <w:rPr>
          <w:color w:val="000000"/>
          <w:szCs w:val="24"/>
        </w:rPr>
        <w:t>: Bottom view of PCB mount</w:t>
      </w:r>
    </w:p>
    <w:p w14:paraId="053B5B6A" w14:textId="77777777" w:rsidR="008D20D7" w:rsidRPr="00994D3D" w:rsidRDefault="008D20D7" w:rsidP="008D20D7">
      <w:pPr>
        <w:jc w:val="center"/>
        <w:rPr>
          <w:szCs w:val="24"/>
        </w:rPr>
      </w:pPr>
      <w:r w:rsidRPr="00C01145">
        <w:rPr>
          <w:noProof/>
          <w:color w:val="000000"/>
          <w:szCs w:val="24"/>
        </w:rPr>
        <w:drawing>
          <wp:inline distT="0" distB="0" distL="0" distR="0" wp14:anchorId="384CD6D4" wp14:editId="76DA57C2">
            <wp:extent cx="3695700" cy="2638425"/>
            <wp:effectExtent l="0" t="0" r="0" b="9525"/>
            <wp:docPr id="2" name="Picture 2" descr="https://lh5.googleusercontent.com/NJhZkgkaAkPuFCA8dfTRIzM0KhfVLufjGcVnDFkGYJYTzg_bbefTliQScHvLYijLIQduycKRLcV43v3ohsriKP8Ig8Kv59m0p6RK7V1I8dA7GxnJvalG4hFeZrYtf8R1KzPhY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NJhZkgkaAkPuFCA8dfTRIzM0KhfVLufjGcVnDFkGYJYTzg_bbefTliQScHvLYijLIQduycKRLcV43v3ohsriKP8Ig8Kv59m0p6RK7V1I8dA7GxnJvalG4hFeZrYtf8R1KzPhYfb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2638425"/>
                    </a:xfrm>
                    <a:prstGeom prst="rect">
                      <a:avLst/>
                    </a:prstGeom>
                    <a:noFill/>
                    <a:ln>
                      <a:noFill/>
                    </a:ln>
                  </pic:spPr>
                </pic:pic>
              </a:graphicData>
            </a:graphic>
          </wp:inline>
        </w:drawing>
      </w:r>
    </w:p>
    <w:p w14:paraId="512EB2FF" w14:textId="77777777" w:rsidR="008D20D7" w:rsidRPr="00994D3D" w:rsidRDefault="008D20D7" w:rsidP="008D20D7">
      <w:pPr>
        <w:jc w:val="center"/>
        <w:rPr>
          <w:szCs w:val="24"/>
        </w:rPr>
      </w:pPr>
      <w:r>
        <w:rPr>
          <w:color w:val="000000"/>
          <w:szCs w:val="24"/>
        </w:rPr>
        <w:t>Figure 7</w:t>
      </w:r>
      <w:r w:rsidRPr="00994D3D">
        <w:rPr>
          <w:color w:val="000000"/>
          <w:szCs w:val="24"/>
        </w:rPr>
        <w:t>: Isometric view of PCB mount</w:t>
      </w:r>
    </w:p>
    <w:p w14:paraId="0795B10A" w14:textId="77777777" w:rsidR="008D20D7" w:rsidRPr="00994D3D" w:rsidRDefault="008D20D7" w:rsidP="008D20D7">
      <w:pPr>
        <w:rPr>
          <w:szCs w:val="24"/>
        </w:rPr>
      </w:pPr>
      <w:r w:rsidRPr="00994D3D">
        <w:rPr>
          <w:color w:val="000000"/>
          <w:szCs w:val="24"/>
        </w:rPr>
        <w:t>3D printed PCB mount modeled in Autodesk Inventor Pro:</w:t>
      </w:r>
    </w:p>
    <w:p w14:paraId="14B57C4A" w14:textId="77777777" w:rsidR="008D20D7" w:rsidRPr="00994D3D" w:rsidRDefault="008D20D7" w:rsidP="008D20D7">
      <w:pPr>
        <w:rPr>
          <w:szCs w:val="24"/>
        </w:rPr>
      </w:pPr>
      <w:r w:rsidRPr="00994D3D">
        <w:rPr>
          <w:color w:val="000000"/>
          <w:szCs w:val="24"/>
        </w:rPr>
        <w:t xml:space="preserve">Placed near body on back side of guitar neck. Attached by glue. </w:t>
      </w:r>
    </w:p>
    <w:p w14:paraId="116DEA71" w14:textId="77777777" w:rsidR="008D20D7" w:rsidRPr="00994D3D" w:rsidRDefault="008D20D7" w:rsidP="008D20D7">
      <w:pPr>
        <w:rPr>
          <w:szCs w:val="24"/>
        </w:rPr>
      </w:pPr>
      <w:r w:rsidRPr="00994D3D">
        <w:rPr>
          <w:color w:val="000000"/>
          <w:szCs w:val="24"/>
        </w:rPr>
        <w:t>Dimensions in screenshot were auto-converted to inches from millimeters.</w:t>
      </w:r>
    </w:p>
    <w:p w14:paraId="40C7B66F" w14:textId="77777777" w:rsidR="008D20D7" w:rsidRPr="00994D3D" w:rsidRDefault="008D20D7" w:rsidP="008D20D7">
      <w:pPr>
        <w:rPr>
          <w:szCs w:val="24"/>
        </w:rPr>
      </w:pPr>
      <w:r w:rsidRPr="00994D3D">
        <w:rPr>
          <w:color w:val="000000"/>
          <w:szCs w:val="24"/>
        </w:rPr>
        <w:t xml:space="preserve">Length 21.05mm x Width 21.05mm </w:t>
      </w:r>
    </w:p>
    <w:p w14:paraId="48AEA1CE" w14:textId="77777777" w:rsidR="008D20D7" w:rsidRPr="00994D3D" w:rsidRDefault="008D20D7" w:rsidP="008D20D7">
      <w:pPr>
        <w:rPr>
          <w:szCs w:val="24"/>
        </w:rPr>
      </w:pPr>
      <w:r w:rsidRPr="00994D3D">
        <w:rPr>
          <w:color w:val="000000"/>
          <w:szCs w:val="24"/>
        </w:rPr>
        <w:t>Curve has a radius of 5.36mm</w:t>
      </w:r>
    </w:p>
    <w:p w14:paraId="6E8241BC" w14:textId="77777777" w:rsidR="008D20D7" w:rsidRPr="00994D3D" w:rsidRDefault="008D20D7" w:rsidP="008D20D7">
      <w:pPr>
        <w:rPr>
          <w:szCs w:val="24"/>
        </w:rPr>
      </w:pPr>
      <w:r w:rsidRPr="00994D3D">
        <w:rPr>
          <w:color w:val="000000"/>
          <w:szCs w:val="24"/>
        </w:rPr>
        <w:t>Recessed section in the back is to compensate for the slope in height from the neck to the body. Slope height is 4.68mm.</w:t>
      </w:r>
    </w:p>
    <w:p w14:paraId="1620CAB3" w14:textId="77777777" w:rsidR="008D20D7" w:rsidRPr="00994D3D" w:rsidRDefault="008D20D7" w:rsidP="008D20D7">
      <w:pPr>
        <w:rPr>
          <w:szCs w:val="24"/>
        </w:rPr>
      </w:pPr>
      <w:r w:rsidRPr="00994D3D">
        <w:rPr>
          <w:color w:val="000000"/>
          <w:szCs w:val="24"/>
        </w:rPr>
        <w:t>Recessed section on bottom for PCB: 0.05mm from the edges, 0.1mm depth (depth may change depending on total height of PCB).</w:t>
      </w:r>
    </w:p>
    <w:p w14:paraId="030D032E" w14:textId="77777777" w:rsidR="008D20D7" w:rsidRPr="00994D3D" w:rsidRDefault="008D20D7" w:rsidP="008D20D7">
      <w:pPr>
        <w:rPr>
          <w:szCs w:val="24"/>
        </w:rPr>
      </w:pPr>
    </w:p>
    <w:p w14:paraId="253FC07F" w14:textId="77777777" w:rsidR="008D20D7" w:rsidRDefault="008D20D7" w:rsidP="008D20D7">
      <w:pPr>
        <w:rPr>
          <w:ins w:id="1" w:author="Rubio, Matthew E" w:date="2017-02-12T14:58:00Z"/>
          <w:b/>
          <w:color w:val="000000"/>
          <w:szCs w:val="24"/>
        </w:rPr>
      </w:pPr>
      <w:ins w:id="2" w:author="Rubio, Matthew E" w:date="2017-02-12T14:58:00Z">
        <w:r>
          <w:rPr>
            <w:b/>
            <w:color w:val="000000"/>
            <w:szCs w:val="24"/>
          </w:rPr>
          <w:br w:type="page"/>
        </w:r>
      </w:ins>
    </w:p>
    <w:p w14:paraId="19C8983D" w14:textId="77777777" w:rsidR="008D20D7" w:rsidRPr="008D20D7" w:rsidRDefault="008D20D7" w:rsidP="008D20D7">
      <w:pPr>
        <w:jc w:val="center"/>
        <w:rPr>
          <w:b/>
          <w:szCs w:val="24"/>
        </w:rPr>
      </w:pPr>
      <w:r w:rsidRPr="008D20D7">
        <w:rPr>
          <w:b/>
          <w:color w:val="000000"/>
          <w:szCs w:val="24"/>
        </w:rPr>
        <w:lastRenderedPageBreak/>
        <w:t>Appendix 2:  Project Packaging Specifications</w:t>
      </w:r>
    </w:p>
    <w:tbl>
      <w:tblPr>
        <w:tblW w:w="9360" w:type="dxa"/>
        <w:tblCellMar>
          <w:top w:w="15" w:type="dxa"/>
          <w:left w:w="15" w:type="dxa"/>
          <w:bottom w:w="15" w:type="dxa"/>
          <w:right w:w="15" w:type="dxa"/>
        </w:tblCellMar>
        <w:tblLook w:val="04A0" w:firstRow="1" w:lastRow="0" w:firstColumn="1" w:lastColumn="0" w:noHBand="0" w:noVBand="1"/>
      </w:tblPr>
      <w:tblGrid>
        <w:gridCol w:w="1328"/>
        <w:gridCol w:w="2606"/>
        <w:gridCol w:w="1917"/>
        <w:gridCol w:w="1728"/>
        <w:gridCol w:w="1781"/>
      </w:tblGrid>
      <w:tr w:rsidR="008D20D7" w:rsidRPr="00994D3D" w14:paraId="53470BBF"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52D4F" w14:textId="77777777" w:rsidR="008D20D7" w:rsidRPr="00994D3D" w:rsidRDefault="008D20D7" w:rsidP="0048799A">
            <w:pPr>
              <w:rPr>
                <w:szCs w:val="24"/>
              </w:rPr>
            </w:pPr>
            <w:r w:rsidRPr="00994D3D">
              <w:rPr>
                <w:color w:val="000000"/>
                <w:szCs w:val="24"/>
              </w:rPr>
              <w:t>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FEAC" w14:textId="77777777" w:rsidR="008D20D7" w:rsidRPr="00994D3D" w:rsidRDefault="008D20D7" w:rsidP="0048799A">
            <w:pPr>
              <w:rPr>
                <w:szCs w:val="24"/>
              </w:rPr>
            </w:pPr>
            <w:r w:rsidRPr="00994D3D">
              <w:rPr>
                <w:color w:val="000000"/>
                <w:szCs w:val="24"/>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F78E" w14:textId="77777777" w:rsidR="008D20D7" w:rsidRPr="00994D3D" w:rsidRDefault="008D20D7" w:rsidP="0048799A">
            <w:pPr>
              <w:rPr>
                <w:szCs w:val="24"/>
              </w:rPr>
            </w:pPr>
            <w:r w:rsidRPr="00994D3D">
              <w:rPr>
                <w:color w:val="000000"/>
                <w:szCs w:val="24"/>
              </w:rPr>
              <w:t>Tooling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F228" w14:textId="77777777" w:rsidR="008D20D7" w:rsidRPr="00994D3D" w:rsidRDefault="008D20D7" w:rsidP="0048799A">
            <w:pPr>
              <w:rPr>
                <w:szCs w:val="24"/>
              </w:rPr>
            </w:pPr>
            <w:r w:rsidRPr="00994D3D">
              <w:rPr>
                <w:color w:val="000000"/>
                <w:szCs w:val="24"/>
              </w:rPr>
              <w:t>Estimated Weight (oz)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0ADC4" w14:textId="77777777" w:rsidR="008D20D7" w:rsidRPr="00994D3D" w:rsidRDefault="008D20D7" w:rsidP="0048799A">
            <w:pPr>
              <w:rPr>
                <w:szCs w:val="24"/>
              </w:rPr>
            </w:pPr>
            <w:r w:rsidRPr="00994D3D">
              <w:rPr>
                <w:color w:val="000000"/>
                <w:szCs w:val="24"/>
              </w:rPr>
              <w:t>Estimated Unit Cost ($)</w:t>
            </w:r>
          </w:p>
        </w:tc>
      </w:tr>
      <w:tr w:rsidR="008D20D7" w:rsidRPr="00994D3D" w14:paraId="4D54AE58"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A8C87" w14:textId="77777777" w:rsidR="008D20D7" w:rsidRPr="00994D3D" w:rsidRDefault="008D20D7" w:rsidP="0048799A">
            <w:pPr>
              <w:rPr>
                <w:szCs w:val="24"/>
              </w:rPr>
            </w:pPr>
            <w:r w:rsidRPr="00994D3D">
              <w:rPr>
                <w:color w:val="000000"/>
                <w:szCs w:val="24"/>
              </w:rPr>
              <w:t>PLA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17B2" w14:textId="77777777" w:rsidR="008D20D7" w:rsidRPr="00994D3D" w:rsidRDefault="008D20D7" w:rsidP="0048799A">
            <w:pPr>
              <w:rPr>
                <w:szCs w:val="24"/>
              </w:rPr>
            </w:pPr>
            <w:r w:rsidRPr="00994D3D">
              <w:rPr>
                <w:color w:val="000000"/>
                <w:szCs w:val="24"/>
              </w:rPr>
              <w:t>PCB 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FDCC8" w14:textId="77777777" w:rsidR="008D20D7" w:rsidRPr="00994D3D" w:rsidRDefault="008D20D7" w:rsidP="0048799A">
            <w:pPr>
              <w:rPr>
                <w:szCs w:val="24"/>
              </w:rPr>
            </w:pPr>
            <w:r w:rsidRPr="00994D3D">
              <w:rPr>
                <w:color w:val="000000"/>
                <w:szCs w:val="24"/>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CBAE" w14:textId="77777777" w:rsidR="008D20D7" w:rsidRPr="00994D3D" w:rsidRDefault="008D20D7" w:rsidP="0048799A">
            <w:pPr>
              <w:rPr>
                <w:szCs w:val="24"/>
              </w:rPr>
            </w:pPr>
            <w:r w:rsidRPr="00994D3D">
              <w:rPr>
                <w:color w:val="000000"/>
                <w:szCs w:val="24"/>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3C90B" w14:textId="77777777" w:rsidR="008D20D7" w:rsidRPr="00994D3D" w:rsidRDefault="00BD3362" w:rsidP="0048799A">
            <w:pPr>
              <w:rPr>
                <w:szCs w:val="24"/>
              </w:rPr>
            </w:pPr>
            <w:r>
              <w:rPr>
                <w:color w:val="000000"/>
                <w:szCs w:val="24"/>
              </w:rPr>
              <w:t>5</w:t>
            </w:r>
            <w:r w:rsidR="008D20D7" w:rsidRPr="00994D3D">
              <w:rPr>
                <w:color w:val="000000"/>
                <w:szCs w:val="24"/>
              </w:rPr>
              <w:t>.00</w:t>
            </w:r>
          </w:p>
        </w:tc>
      </w:tr>
      <w:tr w:rsidR="008D20D7" w:rsidRPr="00994D3D" w14:paraId="1383B95D"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14FD8" w14:textId="77777777" w:rsidR="008D20D7" w:rsidRPr="00994D3D" w:rsidRDefault="008D20D7" w:rsidP="0048799A">
            <w:pPr>
              <w:rPr>
                <w:szCs w:val="24"/>
              </w:rPr>
            </w:pPr>
            <w:r w:rsidRPr="00994D3D">
              <w:rPr>
                <w:color w:val="000000"/>
                <w:szCs w:val="24"/>
              </w:rPr>
              <w:t>Acrylic sheet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DE32" w14:textId="77777777" w:rsidR="008D20D7" w:rsidRPr="00994D3D" w:rsidRDefault="008D20D7" w:rsidP="0048799A">
            <w:pPr>
              <w:rPr>
                <w:szCs w:val="24"/>
              </w:rPr>
            </w:pPr>
            <w:r w:rsidRPr="00994D3D">
              <w:rPr>
                <w:color w:val="000000"/>
                <w:szCs w:val="24"/>
              </w:rPr>
              <w:t>Neck cover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8FE00" w14:textId="77777777" w:rsidR="008D20D7" w:rsidRPr="00994D3D" w:rsidRDefault="00BD3362" w:rsidP="0048799A">
            <w:pPr>
              <w:rPr>
                <w:szCs w:val="24"/>
              </w:rPr>
            </w:pPr>
            <w:r>
              <w:rPr>
                <w:color w:val="000000"/>
                <w:szCs w:val="24"/>
              </w:rPr>
              <w:t>Dremel</w:t>
            </w:r>
            <w:r w:rsidR="008D20D7" w:rsidRPr="00994D3D">
              <w:rPr>
                <w:color w:val="000000"/>
                <w:szCs w:val="24"/>
              </w:rPr>
              <w:t>, 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3E09" w14:textId="77777777" w:rsidR="008D20D7" w:rsidRPr="00994D3D" w:rsidRDefault="008D20D7" w:rsidP="0048799A">
            <w:pPr>
              <w:rPr>
                <w:szCs w:val="24"/>
              </w:rPr>
            </w:pPr>
            <w:r w:rsidRPr="00994D3D">
              <w:rPr>
                <w:color w:val="000000"/>
                <w:szCs w:val="24"/>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B8CF" w14:textId="77777777" w:rsidR="008D20D7" w:rsidRPr="00994D3D" w:rsidRDefault="008D20D7" w:rsidP="0048799A">
            <w:pPr>
              <w:rPr>
                <w:szCs w:val="24"/>
              </w:rPr>
            </w:pPr>
            <w:r w:rsidRPr="00994D3D">
              <w:rPr>
                <w:color w:val="000000"/>
                <w:szCs w:val="24"/>
              </w:rPr>
              <w:t>20.00 / sheet</w:t>
            </w:r>
          </w:p>
        </w:tc>
      </w:tr>
      <w:tr w:rsidR="008D20D7" w:rsidRPr="00994D3D" w14:paraId="4F2037D7"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AE84C" w14:textId="77777777" w:rsidR="008D20D7" w:rsidRPr="00994D3D" w:rsidRDefault="008D20D7" w:rsidP="0048799A">
            <w:pPr>
              <w:rPr>
                <w:szCs w:val="24"/>
              </w:rPr>
            </w:pPr>
            <w:r w:rsidRPr="00994D3D">
              <w:rPr>
                <w:color w:val="000000"/>
                <w:szCs w:val="24"/>
              </w:rPr>
              <w:t>Glue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E7857" w14:textId="77777777" w:rsidR="008D20D7" w:rsidRPr="00994D3D" w:rsidRDefault="008D20D7" w:rsidP="0048799A">
            <w:pPr>
              <w:rPr>
                <w:szCs w:val="24"/>
              </w:rPr>
            </w:pPr>
            <w:r w:rsidRPr="00994D3D">
              <w:rPr>
                <w:color w:val="000000"/>
                <w:szCs w:val="24"/>
              </w:rPr>
              <w:t>Attach PCB mount to neck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5514" w14:textId="77777777" w:rsidR="008D20D7" w:rsidRPr="00994D3D" w:rsidRDefault="008D20D7" w:rsidP="0048799A">
            <w:pPr>
              <w:rPr>
                <w:szCs w:val="24"/>
              </w:rPr>
            </w:pPr>
            <w:r w:rsidRPr="00994D3D">
              <w:rPr>
                <w:color w:val="000000"/>
                <w:szCs w:val="24"/>
              </w:rPr>
              <w:t>Hot Glue gun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D84D" w14:textId="77777777" w:rsidR="008D20D7" w:rsidRPr="00994D3D" w:rsidRDefault="008D20D7" w:rsidP="0048799A">
            <w:pPr>
              <w:rPr>
                <w:szCs w:val="24"/>
              </w:rPr>
            </w:pPr>
            <w:r w:rsidRPr="00994D3D">
              <w:rPr>
                <w:color w:val="000000"/>
                <w:szCs w:val="24"/>
              </w:rPr>
              <w:t>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DB5C" w14:textId="77777777" w:rsidR="008D20D7" w:rsidRPr="00994D3D" w:rsidRDefault="008D20D7" w:rsidP="0048799A">
            <w:pPr>
              <w:rPr>
                <w:szCs w:val="24"/>
              </w:rPr>
            </w:pPr>
            <w:r w:rsidRPr="00994D3D">
              <w:rPr>
                <w:color w:val="000000"/>
                <w:szCs w:val="24"/>
              </w:rPr>
              <w:t>0.50 to adhere</w:t>
            </w:r>
          </w:p>
          <w:p w14:paraId="101D4D03" w14:textId="77777777" w:rsidR="008D20D7" w:rsidRPr="00994D3D" w:rsidRDefault="008D20D7" w:rsidP="0048799A">
            <w:pPr>
              <w:rPr>
                <w:szCs w:val="24"/>
              </w:rPr>
            </w:pPr>
            <w:r w:rsidRPr="00994D3D">
              <w:rPr>
                <w:color w:val="000000"/>
                <w:szCs w:val="24"/>
              </w:rPr>
              <w:t>3.00 / package</w:t>
            </w:r>
          </w:p>
        </w:tc>
      </w:tr>
      <w:tr w:rsidR="008D20D7" w:rsidRPr="00994D3D" w14:paraId="3836FF52"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B2573" w14:textId="77777777" w:rsidR="008D20D7" w:rsidRPr="00994D3D" w:rsidRDefault="008D20D7" w:rsidP="0048799A">
            <w:pPr>
              <w:rPr>
                <w:szCs w:val="24"/>
              </w:rPr>
            </w:pPr>
            <w:r w:rsidRPr="00994D3D">
              <w:rPr>
                <w:color w:val="000000"/>
                <w:szCs w:val="24"/>
              </w:rPr>
              <w:t>Screws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8674C" w14:textId="77777777" w:rsidR="008D20D7" w:rsidRPr="00994D3D" w:rsidRDefault="008D20D7" w:rsidP="0048799A">
            <w:pPr>
              <w:rPr>
                <w:szCs w:val="24"/>
              </w:rPr>
            </w:pPr>
            <w:r w:rsidRPr="00994D3D">
              <w:rPr>
                <w:color w:val="000000"/>
                <w:szCs w:val="24"/>
              </w:rPr>
              <w:t>Attach PCB to 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A320" w14:textId="77777777" w:rsidR="008D20D7" w:rsidRPr="00994D3D" w:rsidRDefault="008D20D7" w:rsidP="0048799A">
            <w:pPr>
              <w:rPr>
                <w:szCs w:val="24"/>
              </w:rPr>
            </w:pPr>
            <w:r w:rsidRPr="00994D3D">
              <w:rPr>
                <w:color w:val="000000"/>
                <w:szCs w:val="24"/>
              </w:rPr>
              <w:t>Screwdriver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1FEA1" w14:textId="77777777" w:rsidR="008D20D7" w:rsidRPr="00994D3D" w:rsidRDefault="008D20D7" w:rsidP="0048799A">
            <w:pPr>
              <w:rPr>
                <w:szCs w:val="24"/>
              </w:rPr>
            </w:pPr>
            <w:r w:rsidRPr="00994D3D">
              <w:rPr>
                <w:color w:val="000000"/>
                <w:szCs w:val="24"/>
              </w:rPr>
              <w:t>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25802" w14:textId="77777777" w:rsidR="008D20D7" w:rsidRPr="00994D3D" w:rsidRDefault="008D20D7" w:rsidP="0048799A">
            <w:pPr>
              <w:rPr>
                <w:szCs w:val="24"/>
              </w:rPr>
            </w:pPr>
            <w:r w:rsidRPr="00994D3D">
              <w:rPr>
                <w:color w:val="000000"/>
                <w:szCs w:val="24"/>
              </w:rPr>
              <w:t>1.54/bag of 4</w:t>
            </w:r>
          </w:p>
        </w:tc>
      </w:tr>
      <w:tr w:rsidR="008D20D7" w:rsidRPr="00994D3D" w14:paraId="6292D3FF"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DC847" w14:textId="77777777" w:rsidR="008D20D7" w:rsidRPr="00994D3D" w:rsidRDefault="008D20D7" w:rsidP="0048799A">
            <w:pPr>
              <w:rPr>
                <w:szCs w:val="24"/>
              </w:rPr>
            </w:pPr>
            <w:r w:rsidRPr="00994D3D">
              <w:rPr>
                <w:color w:val="000000"/>
                <w:szCs w:val="24"/>
              </w:rPr>
              <w:t>Velcro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91D51" w14:textId="77777777" w:rsidR="008D20D7" w:rsidRPr="00994D3D" w:rsidRDefault="008D20D7" w:rsidP="0048799A">
            <w:pPr>
              <w:rPr>
                <w:szCs w:val="24"/>
              </w:rPr>
            </w:pPr>
            <w:r w:rsidRPr="00994D3D">
              <w:rPr>
                <w:color w:val="000000"/>
                <w:szCs w:val="24"/>
              </w:rPr>
              <w:t>Attach PCB to neck (can use hot glue as alt)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77E2" w14:textId="77777777" w:rsidR="008D20D7" w:rsidRPr="00994D3D" w:rsidRDefault="008D20D7" w:rsidP="0048799A">
            <w:pPr>
              <w:rPr>
                <w:szCs w:val="24"/>
              </w:rPr>
            </w:pPr>
            <w:r w:rsidRPr="00994D3D">
              <w:rPr>
                <w:color w:val="000000"/>
                <w:szCs w:val="24"/>
              </w:rPr>
              <w:t>Scissors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1C935" w14:textId="77777777" w:rsidR="008D20D7" w:rsidRPr="00994D3D" w:rsidRDefault="008D20D7" w:rsidP="0048799A">
            <w:pPr>
              <w:rPr>
                <w:szCs w:val="24"/>
              </w:rPr>
            </w:pPr>
            <w:r w:rsidRPr="00994D3D">
              <w:rPr>
                <w:color w:val="000000"/>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C143" w14:textId="77777777" w:rsidR="008D20D7" w:rsidRPr="00994D3D" w:rsidRDefault="008D20D7" w:rsidP="0048799A">
            <w:pPr>
              <w:rPr>
                <w:szCs w:val="24"/>
              </w:rPr>
            </w:pPr>
            <w:r w:rsidRPr="00994D3D">
              <w:rPr>
                <w:color w:val="000000"/>
                <w:szCs w:val="24"/>
              </w:rPr>
              <w:t>18.00 for 10ft</w:t>
            </w:r>
          </w:p>
        </w:tc>
      </w:tr>
      <w:tr w:rsidR="008D20D7" w:rsidRPr="00994D3D" w14:paraId="1828E89A" w14:textId="77777777" w:rsidTr="004879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C15E" w14:textId="77777777" w:rsidR="008D20D7" w:rsidRPr="00994D3D" w:rsidRDefault="008D20D7" w:rsidP="0048799A">
            <w:pPr>
              <w:rPr>
                <w:szCs w:val="24"/>
              </w:rPr>
            </w:pPr>
            <w:r w:rsidRPr="00994D3D">
              <w:rPr>
                <w:color w:val="000000"/>
                <w:szCs w:val="24"/>
              </w:rPr>
              <w:t>String Sleeves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603EC" w14:textId="77777777" w:rsidR="008D20D7" w:rsidRPr="00994D3D" w:rsidRDefault="008D20D7" w:rsidP="0048799A">
            <w:pPr>
              <w:rPr>
                <w:szCs w:val="24"/>
              </w:rPr>
            </w:pPr>
            <w:r w:rsidRPr="00994D3D">
              <w:rPr>
                <w:color w:val="000000"/>
                <w:szCs w:val="24"/>
              </w:rPr>
              <w:t>Isolate strings from shorting battery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1473A" w14:textId="77777777" w:rsidR="008D20D7" w:rsidRPr="00994D3D" w:rsidRDefault="008D20D7" w:rsidP="0048799A">
            <w:pPr>
              <w:rPr>
                <w:szCs w:val="24"/>
              </w:rPr>
            </w:pPr>
            <w:r w:rsidRPr="00994D3D">
              <w:rPr>
                <w:color w:val="000000"/>
                <w:szCs w:val="24"/>
              </w:rPr>
              <w:t>Scissors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67BC0" w14:textId="77777777" w:rsidR="008D20D7" w:rsidRPr="00994D3D" w:rsidRDefault="008D20D7" w:rsidP="0048799A">
            <w:pPr>
              <w:rPr>
                <w:szCs w:val="24"/>
              </w:rPr>
            </w:pPr>
            <w:r w:rsidRPr="00994D3D">
              <w:rPr>
                <w:color w:val="000000"/>
                <w:szCs w:val="24"/>
              </w:rPr>
              <w:t>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63C03" w14:textId="77777777" w:rsidR="008D20D7" w:rsidRPr="00994D3D" w:rsidRDefault="008D20D7" w:rsidP="0048799A">
            <w:pPr>
              <w:rPr>
                <w:szCs w:val="24"/>
              </w:rPr>
            </w:pPr>
            <w:r w:rsidRPr="00994D3D">
              <w:rPr>
                <w:color w:val="000000"/>
                <w:szCs w:val="24"/>
              </w:rPr>
              <w:t>4.25</w:t>
            </w:r>
          </w:p>
        </w:tc>
      </w:tr>
    </w:tbl>
    <w:p w14:paraId="7470278C" w14:textId="77777777" w:rsidR="00527BCA" w:rsidRPr="008D20D7" w:rsidRDefault="008D20D7" w:rsidP="008D20D7">
      <w:pPr>
        <w:jc w:val="center"/>
        <w:rPr>
          <w:szCs w:val="24"/>
        </w:rPr>
      </w:pPr>
      <w:r w:rsidRPr="00994D3D">
        <w:rPr>
          <w:color w:val="000000"/>
          <w:szCs w:val="24"/>
        </w:rPr>
        <w:t>Table 1: Project Packaging Materials, Weight, Cost, and Tooling</w:t>
      </w:r>
    </w:p>
    <w:p w14:paraId="0DAA0A44" w14:textId="77777777" w:rsidR="006A18CA" w:rsidRDefault="006A18CA" w:rsidP="008D20D7">
      <w:pPr>
        <w:pStyle w:val="Title"/>
        <w:rPr>
          <w:b w:val="0"/>
          <w:i/>
          <w:color w:val="FF0000"/>
          <w:sz w:val="24"/>
        </w:rPr>
      </w:pPr>
    </w:p>
    <w:p w14:paraId="4F589577" w14:textId="77777777" w:rsidR="006A18CA" w:rsidRDefault="006A18CA" w:rsidP="00527BCA">
      <w:pPr>
        <w:pStyle w:val="Title"/>
        <w:jc w:val="left"/>
        <w:rPr>
          <w:b w:val="0"/>
          <w:i/>
          <w:color w:val="FF0000"/>
          <w:sz w:val="24"/>
        </w:rPr>
      </w:pPr>
    </w:p>
    <w:p w14:paraId="146ACA01" w14:textId="77777777" w:rsidR="006A18CA" w:rsidRDefault="006A18CA" w:rsidP="00527BCA">
      <w:pPr>
        <w:pStyle w:val="Title"/>
        <w:jc w:val="left"/>
        <w:rPr>
          <w:b w:val="0"/>
          <w:i/>
          <w:color w:val="FF0000"/>
          <w:sz w:val="24"/>
        </w:rPr>
      </w:pPr>
    </w:p>
    <w:p w14:paraId="5FD43EAF" w14:textId="77777777" w:rsidR="006A18CA" w:rsidRDefault="006A18CA" w:rsidP="00527BCA">
      <w:pPr>
        <w:pStyle w:val="Title"/>
        <w:jc w:val="left"/>
        <w:rPr>
          <w:b w:val="0"/>
          <w:i/>
          <w:color w:val="FF0000"/>
          <w:sz w:val="24"/>
        </w:rPr>
      </w:pPr>
    </w:p>
    <w:p w14:paraId="6C75B3DC" w14:textId="77777777" w:rsidR="006A18CA" w:rsidRDefault="006A18CA" w:rsidP="00527BCA">
      <w:pPr>
        <w:pStyle w:val="Title"/>
        <w:jc w:val="left"/>
        <w:rPr>
          <w:b w:val="0"/>
          <w:i/>
          <w:color w:val="FF0000"/>
          <w:sz w:val="24"/>
        </w:rPr>
      </w:pPr>
    </w:p>
    <w:p w14:paraId="7A81FB86" w14:textId="77777777" w:rsidR="006A18CA" w:rsidRDefault="006A18CA" w:rsidP="00527BCA">
      <w:pPr>
        <w:pStyle w:val="Title"/>
        <w:jc w:val="left"/>
        <w:rPr>
          <w:b w:val="0"/>
          <w:i/>
          <w:color w:val="FF0000"/>
          <w:sz w:val="24"/>
        </w:rPr>
      </w:pPr>
    </w:p>
    <w:p w14:paraId="679B4694" w14:textId="77777777" w:rsidR="006A18CA" w:rsidRDefault="006A18CA" w:rsidP="00527BCA">
      <w:pPr>
        <w:pStyle w:val="Title"/>
        <w:jc w:val="left"/>
        <w:rPr>
          <w:b w:val="0"/>
          <w:i/>
          <w:color w:val="FF0000"/>
          <w:sz w:val="24"/>
        </w:rPr>
      </w:pPr>
    </w:p>
    <w:p w14:paraId="4AEF8231" w14:textId="77777777" w:rsidR="006A18CA" w:rsidRDefault="006A18CA" w:rsidP="00527BCA">
      <w:pPr>
        <w:pStyle w:val="Title"/>
        <w:jc w:val="left"/>
        <w:rPr>
          <w:b w:val="0"/>
          <w:i/>
          <w:color w:val="FF0000"/>
          <w:sz w:val="24"/>
        </w:rPr>
      </w:pPr>
    </w:p>
    <w:p w14:paraId="61627741" w14:textId="77777777" w:rsidR="006A18CA" w:rsidRDefault="006A18CA" w:rsidP="00527BCA">
      <w:pPr>
        <w:pStyle w:val="Title"/>
        <w:jc w:val="left"/>
        <w:rPr>
          <w:b w:val="0"/>
          <w:i/>
          <w:color w:val="FF0000"/>
          <w:sz w:val="24"/>
        </w:rPr>
      </w:pPr>
    </w:p>
    <w:p w14:paraId="1985D035" w14:textId="77777777" w:rsidR="006A18CA" w:rsidRDefault="006A18CA" w:rsidP="00527BCA">
      <w:pPr>
        <w:pStyle w:val="Title"/>
        <w:jc w:val="left"/>
        <w:rPr>
          <w:b w:val="0"/>
          <w:i/>
          <w:color w:val="FF0000"/>
          <w:sz w:val="24"/>
        </w:rPr>
      </w:pPr>
    </w:p>
    <w:p w14:paraId="3D9141B1" w14:textId="77777777" w:rsidR="006A18CA" w:rsidRDefault="006A18CA" w:rsidP="00527BCA">
      <w:pPr>
        <w:pStyle w:val="Title"/>
        <w:jc w:val="left"/>
        <w:rPr>
          <w:b w:val="0"/>
          <w:i/>
          <w:color w:val="FF0000"/>
          <w:sz w:val="24"/>
        </w:rPr>
      </w:pPr>
    </w:p>
    <w:p w14:paraId="0892053C" w14:textId="77777777" w:rsidR="006A18CA" w:rsidRDefault="006A18CA" w:rsidP="00527BCA">
      <w:pPr>
        <w:pStyle w:val="Title"/>
        <w:jc w:val="left"/>
        <w:rPr>
          <w:b w:val="0"/>
          <w:i/>
          <w:color w:val="FF0000"/>
          <w:sz w:val="24"/>
        </w:rPr>
      </w:pPr>
    </w:p>
    <w:p w14:paraId="64DF91C8" w14:textId="77777777" w:rsidR="006A18CA" w:rsidRDefault="006A18CA" w:rsidP="00527BCA">
      <w:pPr>
        <w:pStyle w:val="Title"/>
        <w:jc w:val="left"/>
        <w:rPr>
          <w:b w:val="0"/>
          <w:i/>
          <w:color w:val="FF0000"/>
          <w:sz w:val="24"/>
        </w:rPr>
      </w:pPr>
    </w:p>
    <w:p w14:paraId="6FE88E54" w14:textId="77777777" w:rsidR="006A18CA" w:rsidRPr="00527BCA" w:rsidRDefault="006A18CA" w:rsidP="006A18CA">
      <w:pPr>
        <w:pStyle w:val="Title"/>
        <w:rPr>
          <w:color w:val="000000"/>
          <w:sz w:val="24"/>
        </w:rPr>
      </w:pPr>
      <w:r>
        <w:rPr>
          <w:b w:val="0"/>
          <w:i/>
          <w:color w:val="FF0000"/>
          <w:sz w:val="24"/>
        </w:rPr>
        <w:br w:type="page"/>
      </w:r>
      <w:r w:rsidRPr="00527BCA">
        <w:rPr>
          <w:color w:val="000000"/>
          <w:sz w:val="24"/>
        </w:rPr>
        <w:lastRenderedPageBreak/>
        <w:t xml:space="preserve">Appendix </w:t>
      </w:r>
      <w:r w:rsidR="00284432">
        <w:rPr>
          <w:color w:val="000000"/>
          <w:sz w:val="24"/>
        </w:rPr>
        <w:t>3</w:t>
      </w:r>
      <w:r w:rsidRPr="00527BCA">
        <w:rPr>
          <w:color w:val="000000"/>
          <w:sz w:val="24"/>
        </w:rPr>
        <w:t xml:space="preserve">:  </w:t>
      </w:r>
      <w:r>
        <w:rPr>
          <w:color w:val="000000"/>
          <w:sz w:val="24"/>
        </w:rPr>
        <w:t>PCB Footprint Layout</w:t>
      </w:r>
    </w:p>
    <w:p w14:paraId="47A92334" w14:textId="77777777" w:rsidR="006A18CA" w:rsidRPr="008D20D7" w:rsidRDefault="006A18CA" w:rsidP="006A18CA">
      <w:pPr>
        <w:pStyle w:val="Title"/>
        <w:jc w:val="left"/>
        <w:rPr>
          <w:b w:val="0"/>
          <w:color w:val="000000" w:themeColor="text1"/>
          <w:sz w:val="24"/>
        </w:rPr>
      </w:pPr>
    </w:p>
    <w:p w14:paraId="3EB850F1" w14:textId="77777777" w:rsidR="006A18CA" w:rsidRPr="00527BCA" w:rsidRDefault="008D20D7" w:rsidP="008D20D7">
      <w:pPr>
        <w:pStyle w:val="Title"/>
        <w:rPr>
          <w:b w:val="0"/>
          <w:i/>
          <w:color w:val="FF0000"/>
          <w:sz w:val="24"/>
        </w:rPr>
      </w:pPr>
      <w:r w:rsidRPr="00C01145">
        <w:rPr>
          <w:noProof/>
          <w:color w:val="000000"/>
        </w:rPr>
        <w:drawing>
          <wp:inline distT="0" distB="0" distL="0" distR="0" wp14:anchorId="18C8FBB7" wp14:editId="716D6475">
            <wp:extent cx="7775583" cy="2921556"/>
            <wp:effectExtent l="0" t="11112" r="0" b="0"/>
            <wp:docPr id="1" name="Picture 1" descr="https://lh6.googleusercontent.com/NnzE2wcB3i6G78o0n9j_npnRzoo0h9BCTgo6vUm6PKrorELBVnUTR4tASjwLao2VR2-Tfw8DuIKMPTpP3iMhYfm2XhRBBKRLlNRlgJ3EpYgZgOCvuSABkfd8FRfeNTkoV99Jtr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nzE2wcB3i6G78o0n9j_npnRzoo0h9BCTgo6vUm6PKrorELBVnUTR4tASjwLao2VR2-Tfw8DuIKMPTpP3iMhYfm2XhRBBKRLlNRlgJ3EpYgZgOCvuSABkfd8FRfeNTkoV99JtrHy"/>
                    <pic:cNvPicPr>
                      <a:picLocks noChangeAspect="1" noChangeArrowheads="1"/>
                    </pic:cNvPicPr>
                  </pic:nvPicPr>
                  <pic:blipFill rotWithShape="1">
                    <a:blip r:embed="rId19">
                      <a:extLst>
                        <a:ext uri="{28A0092B-C50C-407E-A947-70E740481C1C}">
                          <a14:useLocalDpi xmlns:a14="http://schemas.microsoft.com/office/drawing/2010/main" val="0"/>
                        </a:ext>
                      </a:extLst>
                    </a:blip>
                    <a:srcRect l="5247" t="25765" r="29228" b="33926"/>
                    <a:stretch/>
                  </pic:blipFill>
                  <pic:spPr bwMode="auto">
                    <a:xfrm rot="5400000">
                      <a:off x="0" y="0"/>
                      <a:ext cx="7797978" cy="2929971"/>
                    </a:xfrm>
                    <a:prstGeom prst="rect">
                      <a:avLst/>
                    </a:prstGeom>
                    <a:noFill/>
                    <a:ln>
                      <a:noFill/>
                    </a:ln>
                    <a:extLst>
                      <a:ext uri="{53640926-AAD7-44D8-BBD7-CCE9431645EC}">
                        <a14:shadowObscured xmlns:a14="http://schemas.microsoft.com/office/drawing/2010/main"/>
                      </a:ext>
                    </a:extLst>
                  </pic:spPr>
                </pic:pic>
              </a:graphicData>
            </a:graphic>
          </wp:inline>
        </w:drawing>
      </w:r>
    </w:p>
    <w:sectPr w:rsidR="006A18CA" w:rsidRPr="00527BCA" w:rsidSect="006F0BB9">
      <w:headerReference w:type="even" r:id="rId20"/>
      <w:headerReference w:type="default" r:id="rId21"/>
      <w:footerReference w:type="even" r:id="rId22"/>
      <w:footerReference w:type="default" r:id="rId23"/>
      <w:headerReference w:type="first" r:id="rId24"/>
      <w:footerReference w:type="first" r:id="rId25"/>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7ACDC" w14:textId="77777777" w:rsidR="000D65B2" w:rsidRDefault="000D65B2">
      <w:r>
        <w:separator/>
      </w:r>
    </w:p>
  </w:endnote>
  <w:endnote w:type="continuationSeparator" w:id="0">
    <w:p w14:paraId="01A6ECF6" w14:textId="77777777" w:rsidR="000D65B2" w:rsidRDefault="000D6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360BC" w14:textId="77777777" w:rsidR="00AA6D60" w:rsidRDefault="00AA6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6781A" w14:textId="6BF79A0B" w:rsidR="00922E17" w:rsidRDefault="000D65B2" w:rsidP="0052204C">
    <w:pPr>
      <w:pStyle w:val="Footer"/>
      <w:tabs>
        <w:tab w:val="clear" w:pos="4320"/>
        <w:tab w:val="clear" w:pos="8640"/>
        <w:tab w:val="center" w:pos="4680"/>
        <w:tab w:val="right" w:pos="9360"/>
      </w:tabs>
    </w:pPr>
    <w:hyperlink r:id="rId1" w:history="1">
      <w:r w:rsidR="006F0BB9" w:rsidRPr="0099612F">
        <w:rPr>
          <w:rStyle w:val="Hyperlink"/>
        </w:rPr>
        <w:t>https://engineering.purdue.edu/ece477</w:t>
      </w:r>
    </w:hyperlink>
    <w:r w:rsidR="006F0BB9">
      <w:t xml:space="preserve"> </w:t>
    </w:r>
    <w:r w:rsidR="006F0BB9">
      <w:tab/>
    </w:r>
    <w:r w:rsidR="006F0BB9">
      <w:tab/>
      <w:t xml:space="preserve">Page </w:t>
    </w:r>
    <w:r w:rsidR="006F0BB9">
      <w:rPr>
        <w:b/>
      </w:rPr>
      <w:fldChar w:fldCharType="begin"/>
    </w:r>
    <w:r w:rsidR="006F0BB9">
      <w:rPr>
        <w:b/>
      </w:rPr>
      <w:instrText xml:space="preserve"> PAGE  \* Arabic  \* MERGEFORMAT </w:instrText>
    </w:r>
    <w:r w:rsidR="006F0BB9">
      <w:rPr>
        <w:b/>
      </w:rPr>
      <w:fldChar w:fldCharType="separate"/>
    </w:r>
    <w:r w:rsidR="00075C47">
      <w:rPr>
        <w:b/>
        <w:noProof/>
      </w:rPr>
      <w:t>3</w:t>
    </w:r>
    <w:r w:rsidR="006F0BB9">
      <w:rPr>
        <w:b/>
      </w:rPr>
      <w:fldChar w:fldCharType="end"/>
    </w:r>
    <w:r w:rsidR="006F0BB9">
      <w:t xml:space="preserve"> of </w:t>
    </w:r>
    <w:r w:rsidR="006F0BB9">
      <w:rPr>
        <w:b/>
      </w:rPr>
      <w:fldChar w:fldCharType="begin"/>
    </w:r>
    <w:r w:rsidR="006F0BB9">
      <w:rPr>
        <w:b/>
      </w:rPr>
      <w:instrText xml:space="preserve"> NUMPAGES  \* Arabic  \* MERGEFORMAT </w:instrText>
    </w:r>
    <w:r w:rsidR="006F0BB9">
      <w:rPr>
        <w:b/>
      </w:rPr>
      <w:fldChar w:fldCharType="separate"/>
    </w:r>
    <w:r w:rsidR="00075C47">
      <w:rPr>
        <w:b/>
        <w:noProof/>
      </w:rPr>
      <w:t>8</w:t>
    </w:r>
    <w:r w:rsidR="006F0BB9">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2747E" w14:textId="3994B96B" w:rsidR="006F0BB9" w:rsidRDefault="000D65B2" w:rsidP="006F0BB9">
    <w:pPr>
      <w:pStyle w:val="Footer"/>
      <w:jc w:val="both"/>
    </w:pPr>
    <w:hyperlink r:id="rId1" w:history="1">
      <w:r w:rsidR="006F0BB9" w:rsidRPr="0099612F">
        <w:rPr>
          <w:rStyle w:val="Hyperlink"/>
        </w:rPr>
        <w:t>https://engineering.purdue.edu/ece477</w:t>
      </w:r>
    </w:hyperlink>
    <w:r w:rsidR="006F0BB9">
      <w:t xml:space="preserve"> </w:t>
    </w:r>
    <w:r w:rsidR="006F0BB9">
      <w:tab/>
    </w:r>
    <w:r w:rsidR="006F0BB9">
      <w:tab/>
      <w:t xml:space="preserve">               Page </w:t>
    </w:r>
    <w:r w:rsidR="006F0BB9">
      <w:rPr>
        <w:b/>
      </w:rPr>
      <w:fldChar w:fldCharType="begin"/>
    </w:r>
    <w:r w:rsidR="006F0BB9">
      <w:rPr>
        <w:b/>
      </w:rPr>
      <w:instrText xml:space="preserve"> PAGE  \* Arabic  \* MERGEFORMAT </w:instrText>
    </w:r>
    <w:r w:rsidR="006F0BB9">
      <w:rPr>
        <w:b/>
      </w:rPr>
      <w:fldChar w:fldCharType="separate"/>
    </w:r>
    <w:r w:rsidR="00075C47">
      <w:rPr>
        <w:b/>
        <w:noProof/>
      </w:rPr>
      <w:t>1</w:t>
    </w:r>
    <w:r w:rsidR="006F0BB9">
      <w:rPr>
        <w:b/>
      </w:rPr>
      <w:fldChar w:fldCharType="end"/>
    </w:r>
    <w:r w:rsidR="006F0BB9">
      <w:t xml:space="preserve"> of </w:t>
    </w:r>
    <w:r w:rsidR="006F0BB9">
      <w:rPr>
        <w:b/>
      </w:rPr>
      <w:fldChar w:fldCharType="begin"/>
    </w:r>
    <w:r w:rsidR="006F0BB9">
      <w:rPr>
        <w:b/>
      </w:rPr>
      <w:instrText xml:space="preserve"> NUMPAGES  \* Arabic  \* MERGEFORMAT </w:instrText>
    </w:r>
    <w:r w:rsidR="006F0BB9">
      <w:rPr>
        <w:b/>
      </w:rPr>
      <w:fldChar w:fldCharType="separate"/>
    </w:r>
    <w:r w:rsidR="00075C47">
      <w:rPr>
        <w:b/>
        <w:noProof/>
      </w:rPr>
      <w:t>8</w:t>
    </w:r>
    <w:r w:rsidR="006F0BB9">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EEF44" w14:textId="77777777" w:rsidR="000D65B2" w:rsidRDefault="000D65B2">
      <w:r>
        <w:separator/>
      </w:r>
    </w:p>
  </w:footnote>
  <w:footnote w:type="continuationSeparator" w:id="0">
    <w:p w14:paraId="3C13D311" w14:textId="77777777" w:rsidR="000D65B2" w:rsidRDefault="000D6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568D6" w14:textId="77777777" w:rsidR="00AA6D60" w:rsidRDefault="00AA6D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79CD2" w14:textId="77777777" w:rsidR="00922E17" w:rsidRDefault="00922E17" w:rsidP="003C7B0B">
    <w:pPr>
      <w:pStyle w:val="Header"/>
      <w:tabs>
        <w:tab w:val="clear" w:pos="4320"/>
        <w:tab w:val="clear" w:pos="8640"/>
        <w:tab w:val="center" w:pos="4680"/>
        <w:tab w:val="right" w:pos="9360"/>
        <w:tab w:val="right" w:pos="12960"/>
      </w:tabs>
    </w:pPr>
    <w:r>
      <w:t>ECE 477</w:t>
    </w:r>
    <w:r w:rsidR="006F0BB9">
      <w:t xml:space="preserve">: </w:t>
    </w:r>
    <w:r w:rsidRPr="006F0BB9">
      <w:t>Digital Systems Senior Design Project</w:t>
    </w:r>
    <w:r>
      <w:rPr>
        <w:i/>
      </w:rPr>
      <w:tab/>
    </w:r>
    <w:r w:rsidR="006F0BB9">
      <w:t>v1.0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CDC04" w14:textId="4B105772" w:rsidR="00922E17" w:rsidRDefault="00922E17" w:rsidP="008A559D">
    <w:pPr>
      <w:pStyle w:val="Header"/>
      <w:tabs>
        <w:tab w:val="clear" w:pos="4320"/>
        <w:tab w:val="clear" w:pos="8640"/>
        <w:tab w:val="center" w:pos="4680"/>
        <w:tab w:val="right" w:pos="9360"/>
        <w:tab w:val="right" w:pos="12960"/>
      </w:tabs>
    </w:pPr>
    <w:r>
      <w:t>E</w:t>
    </w:r>
    <w:r w:rsidR="0045123F">
      <w:t xml:space="preserve">CE 477: </w:t>
    </w:r>
    <w:r w:rsidRPr="0045123F">
      <w:t>Digital Systems Senior Design Project</w:t>
    </w:r>
    <w:r>
      <w:rPr>
        <w:i/>
      </w:rPr>
      <w:tab/>
    </w:r>
    <w:r w:rsidR="00AA6D60">
      <w:t xml:space="preserve">Last Modified: </w:t>
    </w:r>
    <w:r w:rsidR="00AA6D60">
      <w:fldChar w:fldCharType="begin"/>
    </w:r>
    <w:r w:rsidR="00AA6D60">
      <w:instrText xml:space="preserve"> SAVEDATE  \@ "MM-dd-yyyy"  \* MERGEFORMAT </w:instrText>
    </w:r>
    <w:r w:rsidR="00AA6D60">
      <w:fldChar w:fldCharType="separate"/>
    </w:r>
    <w:r w:rsidR="00075C47">
      <w:rPr>
        <w:noProof/>
      </w:rPr>
      <w:t>05-01-2017</w:t>
    </w:r>
    <w:r w:rsidR="00AA6D60">
      <w:fldChar w:fldCharType="end"/>
    </w:r>
  </w:p>
  <w:p w14:paraId="144153D5" w14:textId="77777777" w:rsidR="00922E17" w:rsidRDefault="00922E17" w:rsidP="0052204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D7D7E"/>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783AE3"/>
    <w:multiLevelType w:val="multilevel"/>
    <w:tmpl w:val="71403438"/>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A2F7D92"/>
    <w:multiLevelType w:val="hybridMultilevel"/>
    <w:tmpl w:val="62167A8E"/>
    <w:lvl w:ilvl="0" w:tplc="C1241BA8">
      <w:start w:val="1"/>
      <w:numFmt w:val="bullet"/>
      <w:lvlText w:val=""/>
      <w:lvlJc w:val="left"/>
      <w:pPr>
        <w:tabs>
          <w:tab w:val="num" w:pos="288"/>
        </w:tabs>
        <w:ind w:left="288" w:hanging="288"/>
      </w:pPr>
      <w:rPr>
        <w:rFonts w:ascii="Wingdings" w:hAnsi="Wingdings" w:hint="default"/>
      </w:rPr>
    </w:lvl>
    <w:lvl w:ilvl="1" w:tplc="56B25324">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7D0D02"/>
    <w:multiLevelType w:val="multilevel"/>
    <w:tmpl w:val="85C4362C"/>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abstractNum w:abstractNumId="7" w15:restartNumberingAfterBreak="0">
    <w:nsid w:val="32C97C37"/>
    <w:multiLevelType w:val="multilevel"/>
    <w:tmpl w:val="4796D4BC"/>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37311A4B"/>
    <w:multiLevelType w:val="hybridMultilevel"/>
    <w:tmpl w:val="A4F83EAA"/>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0C63373"/>
    <w:multiLevelType w:val="hybridMultilevel"/>
    <w:tmpl w:val="F11A0310"/>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D896D0C"/>
    <w:multiLevelType w:val="hybridMultilevel"/>
    <w:tmpl w:val="7AE4FF98"/>
    <w:lvl w:ilvl="0" w:tplc="BEFEADC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3"/>
  </w:num>
  <w:num w:numId="2">
    <w:abstractNumId w:val="13"/>
  </w:num>
  <w:num w:numId="3">
    <w:abstractNumId w:val="2"/>
  </w:num>
  <w:num w:numId="4">
    <w:abstractNumId w:val="9"/>
  </w:num>
  <w:num w:numId="5">
    <w:abstractNumId w:val="4"/>
  </w:num>
  <w:num w:numId="6">
    <w:abstractNumId w:val="14"/>
  </w:num>
  <w:num w:numId="7">
    <w:abstractNumId w:val="8"/>
  </w:num>
  <w:num w:numId="8">
    <w:abstractNumId w:val="11"/>
  </w:num>
  <w:num w:numId="9">
    <w:abstractNumId w:val="10"/>
  </w:num>
  <w:num w:numId="10">
    <w:abstractNumId w:val="0"/>
  </w:num>
  <w:num w:numId="11">
    <w:abstractNumId w:val="5"/>
  </w:num>
  <w:num w:numId="12">
    <w:abstractNumId w:val="7"/>
  </w:num>
  <w:num w:numId="13">
    <w:abstractNumId w:val="6"/>
  </w:num>
  <w:num w:numId="14">
    <w:abstractNumId w:val="1"/>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bio, Matthew E">
    <w15:presenceInfo w15:providerId="AD" w15:userId="S-1-5-21-1861847230-2120372063-3483355800-371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0F0"/>
    <w:rsid w:val="000272D5"/>
    <w:rsid w:val="00075C47"/>
    <w:rsid w:val="0008533E"/>
    <w:rsid w:val="000A3E08"/>
    <w:rsid w:val="000C524C"/>
    <w:rsid w:val="000D218D"/>
    <w:rsid w:val="000D65B2"/>
    <w:rsid w:val="00117EB1"/>
    <w:rsid w:val="001816BA"/>
    <w:rsid w:val="001946C9"/>
    <w:rsid w:val="001F2265"/>
    <w:rsid w:val="001F6FF8"/>
    <w:rsid w:val="001F70EC"/>
    <w:rsid w:val="00201E60"/>
    <w:rsid w:val="00230095"/>
    <w:rsid w:val="00251833"/>
    <w:rsid w:val="00254D44"/>
    <w:rsid w:val="00261508"/>
    <w:rsid w:val="002668D9"/>
    <w:rsid w:val="00267E49"/>
    <w:rsid w:val="00276613"/>
    <w:rsid w:val="00284432"/>
    <w:rsid w:val="002C4AF3"/>
    <w:rsid w:val="002F1C85"/>
    <w:rsid w:val="002F2305"/>
    <w:rsid w:val="00302D0C"/>
    <w:rsid w:val="00325A7C"/>
    <w:rsid w:val="00360472"/>
    <w:rsid w:val="003611DF"/>
    <w:rsid w:val="003A1D01"/>
    <w:rsid w:val="003C7B0B"/>
    <w:rsid w:val="003D0A85"/>
    <w:rsid w:val="00425B3C"/>
    <w:rsid w:val="0045123F"/>
    <w:rsid w:val="00483690"/>
    <w:rsid w:val="00491465"/>
    <w:rsid w:val="0052204C"/>
    <w:rsid w:val="00527BCA"/>
    <w:rsid w:val="00541D2E"/>
    <w:rsid w:val="00574D0A"/>
    <w:rsid w:val="00583805"/>
    <w:rsid w:val="005A160F"/>
    <w:rsid w:val="005A1E31"/>
    <w:rsid w:val="005C3240"/>
    <w:rsid w:val="005D2500"/>
    <w:rsid w:val="005F25E3"/>
    <w:rsid w:val="006132FC"/>
    <w:rsid w:val="00613678"/>
    <w:rsid w:val="006277ED"/>
    <w:rsid w:val="0063406E"/>
    <w:rsid w:val="0064406A"/>
    <w:rsid w:val="0066006A"/>
    <w:rsid w:val="00673D1B"/>
    <w:rsid w:val="006822F6"/>
    <w:rsid w:val="006867DB"/>
    <w:rsid w:val="006A18CA"/>
    <w:rsid w:val="006A4AF2"/>
    <w:rsid w:val="006A7909"/>
    <w:rsid w:val="006F0BB9"/>
    <w:rsid w:val="0070581A"/>
    <w:rsid w:val="00787F03"/>
    <w:rsid w:val="007C00B2"/>
    <w:rsid w:val="007E1422"/>
    <w:rsid w:val="0080311E"/>
    <w:rsid w:val="00807002"/>
    <w:rsid w:val="008161DB"/>
    <w:rsid w:val="00884105"/>
    <w:rsid w:val="008A559D"/>
    <w:rsid w:val="008B3FE6"/>
    <w:rsid w:val="008D20D7"/>
    <w:rsid w:val="008D6BD7"/>
    <w:rsid w:val="008F1071"/>
    <w:rsid w:val="00922E17"/>
    <w:rsid w:val="0096420B"/>
    <w:rsid w:val="009A05D8"/>
    <w:rsid w:val="009C7024"/>
    <w:rsid w:val="009E4690"/>
    <w:rsid w:val="00A21425"/>
    <w:rsid w:val="00AA6D60"/>
    <w:rsid w:val="00AA7E04"/>
    <w:rsid w:val="00B30088"/>
    <w:rsid w:val="00B40D74"/>
    <w:rsid w:val="00B535F1"/>
    <w:rsid w:val="00BA6B33"/>
    <w:rsid w:val="00BC1785"/>
    <w:rsid w:val="00BC7B8C"/>
    <w:rsid w:val="00BD3362"/>
    <w:rsid w:val="00BD64FB"/>
    <w:rsid w:val="00BE16D1"/>
    <w:rsid w:val="00BF478E"/>
    <w:rsid w:val="00BF6572"/>
    <w:rsid w:val="00C00BE5"/>
    <w:rsid w:val="00C04C1D"/>
    <w:rsid w:val="00C12BDE"/>
    <w:rsid w:val="00C33FD1"/>
    <w:rsid w:val="00C620F0"/>
    <w:rsid w:val="00D26A2C"/>
    <w:rsid w:val="00D74BFD"/>
    <w:rsid w:val="00D8708B"/>
    <w:rsid w:val="00D943D6"/>
    <w:rsid w:val="00DB64A5"/>
    <w:rsid w:val="00DC2D90"/>
    <w:rsid w:val="00E13F66"/>
    <w:rsid w:val="00E3503D"/>
    <w:rsid w:val="00E41994"/>
    <w:rsid w:val="00E42CCC"/>
    <w:rsid w:val="00E7027F"/>
    <w:rsid w:val="00EE76B4"/>
    <w:rsid w:val="00F644E1"/>
    <w:rsid w:val="00F6586D"/>
    <w:rsid w:val="00FC2E1F"/>
    <w:rsid w:val="00FD380F"/>
    <w:rsid w:val="00FE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ED0C26"/>
  <w15:docId w15:val="{B7D293B7-B4D2-42EA-B3AD-E21EFE435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3611DF"/>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2204C"/>
  </w:style>
  <w:style w:type="character" w:customStyle="1" w:styleId="TitleChar">
    <w:name w:val="Title Char"/>
    <w:basedOn w:val="DefaultParagraphFont"/>
    <w:link w:val="Title"/>
    <w:rsid w:val="00787F03"/>
    <w:rPr>
      <w:b/>
      <w:sz w:val="28"/>
    </w:rPr>
  </w:style>
  <w:style w:type="character" w:styleId="Hyperlink">
    <w:name w:val="Hyperlink"/>
    <w:basedOn w:val="DefaultParagraphFont"/>
    <w:rsid w:val="006F0BB9"/>
    <w:rPr>
      <w:color w:val="0000FF" w:themeColor="hyperlink"/>
      <w:u w:val="single"/>
    </w:rPr>
  </w:style>
  <w:style w:type="character" w:customStyle="1" w:styleId="FooterChar">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hAnsi="Tahoma" w:cs="Tahoma"/>
      <w:sz w:val="16"/>
      <w:szCs w:val="16"/>
    </w:rPr>
  </w:style>
  <w:style w:type="character" w:customStyle="1" w:styleId="BalloonTextChar">
    <w:name w:val="Balloon Text Char"/>
    <w:basedOn w:val="DefaultParagraphFont"/>
    <w:link w:val="BalloonText"/>
    <w:rsid w:val="002F2305"/>
    <w:rPr>
      <w:rFonts w:ascii="Tahoma" w:hAnsi="Tahoma" w:cs="Tahoma"/>
      <w:sz w:val="16"/>
      <w:szCs w:val="16"/>
    </w:rPr>
  </w:style>
  <w:style w:type="character" w:styleId="CommentReference">
    <w:name w:val="annotation reference"/>
    <w:basedOn w:val="DefaultParagraphFont"/>
    <w:uiPriority w:val="99"/>
    <w:semiHidden/>
    <w:unhideWhenUsed/>
    <w:rsid w:val="00261508"/>
    <w:rPr>
      <w:sz w:val="16"/>
      <w:szCs w:val="16"/>
    </w:rPr>
  </w:style>
  <w:style w:type="paragraph" w:styleId="CommentText">
    <w:name w:val="annotation text"/>
    <w:basedOn w:val="Normal"/>
    <w:link w:val="CommentTextChar"/>
    <w:uiPriority w:val="99"/>
    <w:semiHidden/>
    <w:unhideWhenUsed/>
    <w:rsid w:val="00261508"/>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261508"/>
    <w:rPr>
      <w:rFonts w:asciiTheme="minorHAnsi" w:eastAsiaTheme="minorHAnsi" w:hAnsiTheme="minorHAnsi" w:cstheme="minorBidi"/>
    </w:rPr>
  </w:style>
  <w:style w:type="paragraph" w:styleId="ListParagraph">
    <w:name w:val="List Paragraph"/>
    <w:basedOn w:val="Normal"/>
    <w:uiPriority w:val="34"/>
    <w:qFormat/>
    <w:rsid w:val="002615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5490">
      <w:bodyDiv w:val="1"/>
      <w:marLeft w:val="0"/>
      <w:marRight w:val="0"/>
      <w:marTop w:val="0"/>
      <w:marBottom w:val="0"/>
      <w:divBdr>
        <w:top w:val="none" w:sz="0" w:space="0" w:color="auto"/>
        <w:left w:val="none" w:sz="0" w:space="0" w:color="auto"/>
        <w:bottom w:val="none" w:sz="0" w:space="0" w:color="auto"/>
        <w:right w:val="none" w:sz="0" w:space="0" w:color="auto"/>
      </w:divBdr>
    </w:div>
    <w:div w:id="504630975">
      <w:bodyDiv w:val="1"/>
      <w:marLeft w:val="0"/>
      <w:marRight w:val="0"/>
      <w:marTop w:val="0"/>
      <w:marBottom w:val="0"/>
      <w:divBdr>
        <w:top w:val="none" w:sz="0" w:space="0" w:color="auto"/>
        <w:left w:val="none" w:sz="0" w:space="0" w:color="auto"/>
        <w:bottom w:val="none" w:sz="0" w:space="0" w:color="auto"/>
        <w:right w:val="none" w:sz="0" w:space="0" w:color="auto"/>
      </w:divBdr>
    </w:div>
    <w:div w:id="1710569392">
      <w:bodyDiv w:val="1"/>
      <w:marLeft w:val="0"/>
      <w:marRight w:val="0"/>
      <w:marTop w:val="0"/>
      <w:marBottom w:val="0"/>
      <w:divBdr>
        <w:top w:val="none" w:sz="0" w:space="0" w:color="auto"/>
        <w:left w:val="none" w:sz="0" w:space="0" w:color="auto"/>
        <w:bottom w:val="none" w:sz="0" w:space="0" w:color="auto"/>
        <w:right w:val="none" w:sz="0" w:space="0" w:color="auto"/>
      </w:divBdr>
    </w:div>
    <w:div w:id="198249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hd-d87yq7kg"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youtube.com/watch?v=B2s5c1RcswA&amp;t=3s" TargetMode="Externa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etlight.com/collections/guitars" TargetMode="External"/><Relationship Id="rId22" Type="http://schemas.openxmlformats.org/officeDocument/2006/relationships/footer" Target="footer1.xml"/><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B08AF-C9CF-486B-9C69-2EF283F78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Design Project</vt:lpstr>
    </vt:vector>
  </TitlesOfParts>
  <Company>HP</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creator>Kurt Otte</dc:creator>
  <cp:lastModifiedBy>Brian Rieder</cp:lastModifiedBy>
  <cp:revision>3</cp:revision>
  <cp:lastPrinted>2001-01-10T18:54:00Z</cp:lastPrinted>
  <dcterms:created xsi:type="dcterms:W3CDTF">2017-05-01T16:45:00Z</dcterms:created>
  <dcterms:modified xsi:type="dcterms:W3CDTF">2017-05-01T17:45:00Z</dcterms:modified>
</cp:coreProperties>
</file>